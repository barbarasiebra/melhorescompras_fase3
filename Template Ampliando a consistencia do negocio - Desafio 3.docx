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38F255E7" w:rsidR="00987BE0" w:rsidRPr="00987BE0" w:rsidRDefault="00BC3392" w:rsidP="6943DB6A">
      <w:pPr>
        <w:pStyle w:val="Ttulodocaptulo"/>
        <w:ind w:firstLine="0"/>
        <w:jc w:val="center"/>
        <w:rPr>
          <w:rStyle w:val="Forte"/>
          <w:b/>
        </w:rPr>
      </w:pPr>
      <w:r w:rsidRPr="6943DB6A">
        <w:rPr>
          <w:rStyle w:val="Forte"/>
          <w:b/>
        </w:rPr>
        <w:t xml:space="preserve">template </w:t>
      </w:r>
      <w:r w:rsidR="00FB79E3" w:rsidRPr="6943DB6A">
        <w:rPr>
          <w:rStyle w:val="Forte"/>
          <w:b/>
        </w:rPr>
        <w:t>–</w:t>
      </w:r>
      <w:r w:rsidR="00A53080" w:rsidRPr="6943DB6A">
        <w:rPr>
          <w:rStyle w:val="Forte"/>
          <w:b/>
        </w:rPr>
        <w:t xml:space="preserve"> </w:t>
      </w:r>
      <w:r w:rsidR="00FB79E3" w:rsidRPr="6943DB6A">
        <w:rPr>
          <w:rStyle w:val="Forte"/>
          <w:b/>
        </w:rPr>
        <w:t xml:space="preserve">AMPLIANDO A </w:t>
      </w:r>
      <w:r w:rsidR="2B3C2B1B" w:rsidRPr="6943DB6A">
        <w:rPr>
          <w:rStyle w:val="Forte"/>
          <w:b/>
        </w:rPr>
        <w:t>Consistência</w:t>
      </w:r>
      <w:r w:rsidR="00FB79E3" w:rsidRPr="6943DB6A">
        <w:rPr>
          <w:rStyle w:val="Forte"/>
          <w:b/>
        </w:rPr>
        <w:t xml:space="preserve"> DO NEGÓCIO</w:t>
      </w:r>
    </w:p>
    <w:p w14:paraId="39D5AB44" w14:textId="15DA6088" w:rsidR="00987BE0" w:rsidRPr="00987BE0" w:rsidDel="00605745" w:rsidRDefault="00BC3392" w:rsidP="00591097">
      <w:pPr>
        <w:pStyle w:val="SubTtulo-AutoreVerso"/>
        <w:rPr>
          <w:del w:id="1" w:author="Barbara Siebra" w:date="2025-11-01T12:31:00Z" w16du:dateUtc="2025-11-01T15:31:00Z"/>
          <w:rStyle w:val="SubTtulo-AutoreVersoChar"/>
          <w:b/>
        </w:rPr>
      </w:pPr>
      <w:del w:id="2" w:author="Barbara Siebra" w:date="2025-11-01T12:31:00Z" w16du:dateUtc="2025-11-01T15:31:00Z">
        <w:r w:rsidDel="00605745">
          <w:rPr>
            <w:rStyle w:val="SubTtulo-AutoreVersoChar"/>
            <w:b/>
          </w:rPr>
          <w:delText>Patrícia Maura Angelini</w:delText>
        </w:r>
      </w:del>
    </w:p>
    <w:p w14:paraId="551814B6" w14:textId="77777777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5595AF6F" w:rsidR="00987BE0" w:rsidRPr="00987BE0" w:rsidDel="00605745" w:rsidRDefault="00987BE0" w:rsidP="00591097">
      <w:pPr>
        <w:pStyle w:val="Ttulo-Sumrios"/>
        <w:rPr>
          <w:del w:id="3" w:author="Barbara Siebra" w:date="2025-11-01T12:28:00Z" w16du:dateUtc="2025-11-01T15:28:00Z"/>
          <w:rStyle w:val="SubTtulo-AutoreVersoChar"/>
          <w:b/>
        </w:rPr>
      </w:pPr>
      <w:del w:id="4" w:author="Barbara Siebra" w:date="2025-11-01T12:28:00Z" w16du:dateUtc="2025-11-01T15:28:00Z">
        <w:r w:rsidRPr="00987BE0" w:rsidDel="00605745">
          <w:rPr>
            <w:rStyle w:val="SubTtulo-AutoreVersoChar"/>
            <w:b/>
          </w:rPr>
          <w:lastRenderedPageBreak/>
          <w:delText>HISTÓRI</w:delText>
        </w:r>
        <w:r w:rsidR="00A36C8B" w:rsidDel="00605745">
          <w:rPr>
            <w:rStyle w:val="SubTtulo-AutoreVersoChar"/>
            <w:b/>
          </w:rPr>
          <w:delText>C</w:delText>
        </w:r>
        <w:r w:rsidRPr="00987BE0" w:rsidDel="00605745">
          <w:rPr>
            <w:rStyle w:val="SubTtulo-AutoreVersoChar"/>
            <w:b/>
          </w:rPr>
          <w:delText xml:space="preserve">O DE </w:delText>
        </w:r>
        <w:r w:rsidR="000F0E4E" w:rsidDel="00605745">
          <w:rPr>
            <w:rStyle w:val="SubTtulo-AutoreVersoChar"/>
            <w:b/>
          </w:rPr>
          <w:delText>VERSÕES</w:delText>
        </w:r>
      </w:del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:rsidDel="00605745" w14:paraId="55D05297" w14:textId="798333C1" w:rsidTr="0C8EB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" w:author="Barbara Siebra" w:date="2025-11-01T12:28:00Z" w16du:dateUtc="2025-11-01T15:28:00Z"/>
        </w:trPr>
        <w:tc>
          <w:tcPr>
            <w:tcW w:w="498" w:type="pct"/>
          </w:tcPr>
          <w:p w14:paraId="0CCC8AF3" w14:textId="1ECD232F" w:rsidR="00987BE0" w:rsidRPr="00B118A1" w:rsidDel="00605745" w:rsidRDefault="00987BE0" w:rsidP="00072A6C">
            <w:pPr>
              <w:pStyle w:val="TtuloTabelas"/>
              <w:rPr>
                <w:del w:id="6" w:author="Barbara Siebra" w:date="2025-11-01T12:28:00Z" w16du:dateUtc="2025-11-01T15:28:00Z"/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del w:id="7" w:author="Barbara Siebra" w:date="2025-11-01T12:28:00Z" w16du:dateUtc="2025-11-01T15:28:00Z">
              <w:r w:rsidRPr="00B118A1" w:rsidDel="00605745">
                <w:rPr>
                  <w:rStyle w:val="SubTtulo-AutoreVersoChar"/>
                  <w:bCs/>
                  <w:color w:val="FFFFFF" w:themeColor="background1"/>
                  <w:sz w:val="20"/>
                  <w:szCs w:val="16"/>
                </w:rPr>
                <w:delText>Versão</w:delText>
              </w:r>
            </w:del>
          </w:p>
        </w:tc>
        <w:tc>
          <w:tcPr>
            <w:tcW w:w="751" w:type="pct"/>
          </w:tcPr>
          <w:p w14:paraId="1DFB45C0" w14:textId="2320BD94" w:rsidR="00987BE0" w:rsidRPr="00B118A1" w:rsidDel="00605745" w:rsidRDefault="00987BE0" w:rsidP="00072A6C">
            <w:pPr>
              <w:pStyle w:val="TtuloTabelas"/>
              <w:rPr>
                <w:del w:id="8" w:author="Barbara Siebra" w:date="2025-11-01T12:28:00Z" w16du:dateUtc="2025-11-01T15:28:00Z"/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del w:id="9" w:author="Barbara Siebra" w:date="2025-11-01T12:28:00Z" w16du:dateUtc="2025-11-01T15:28:00Z">
              <w:r w:rsidRPr="00B118A1" w:rsidDel="00605745">
                <w:rPr>
                  <w:rStyle w:val="SubTtulo-AutoreVersoChar"/>
                  <w:bCs/>
                  <w:color w:val="FFFFFF" w:themeColor="background1"/>
                  <w:sz w:val="20"/>
                  <w:szCs w:val="16"/>
                </w:rPr>
                <w:delText>Data</w:delText>
              </w:r>
            </w:del>
          </w:p>
        </w:tc>
        <w:tc>
          <w:tcPr>
            <w:tcW w:w="1251" w:type="pct"/>
          </w:tcPr>
          <w:p w14:paraId="4BAF9670" w14:textId="6C674483" w:rsidR="00987BE0" w:rsidRPr="00B118A1" w:rsidDel="00605745" w:rsidRDefault="00987BE0" w:rsidP="00072A6C">
            <w:pPr>
              <w:pStyle w:val="TtuloTabelas"/>
              <w:jc w:val="left"/>
              <w:rPr>
                <w:del w:id="10" w:author="Barbara Siebra" w:date="2025-11-01T12:28:00Z" w16du:dateUtc="2025-11-01T15:28:00Z"/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del w:id="11" w:author="Barbara Siebra" w:date="2025-11-01T12:28:00Z" w16du:dateUtc="2025-11-01T15:28:00Z">
              <w:r w:rsidRPr="00B118A1" w:rsidDel="00605745">
                <w:rPr>
                  <w:rStyle w:val="SubTtulo-AutoreVersoChar"/>
                  <w:bCs/>
                  <w:color w:val="FFFFFF" w:themeColor="background1"/>
                  <w:sz w:val="20"/>
                  <w:szCs w:val="16"/>
                </w:rPr>
                <w:delText>Responsável</w:delText>
              </w:r>
            </w:del>
          </w:p>
        </w:tc>
        <w:tc>
          <w:tcPr>
            <w:tcW w:w="2499" w:type="pct"/>
          </w:tcPr>
          <w:p w14:paraId="2A2B2FAA" w14:textId="64A71951" w:rsidR="00987BE0" w:rsidRPr="00B118A1" w:rsidDel="00605745" w:rsidRDefault="00987BE0" w:rsidP="00072A6C">
            <w:pPr>
              <w:pStyle w:val="TtuloTabelas"/>
              <w:jc w:val="left"/>
              <w:rPr>
                <w:del w:id="12" w:author="Barbara Siebra" w:date="2025-11-01T12:28:00Z" w16du:dateUtc="2025-11-01T15:28:00Z"/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del w:id="13" w:author="Barbara Siebra" w:date="2025-11-01T12:28:00Z" w16du:dateUtc="2025-11-01T15:28:00Z">
              <w:r w:rsidRPr="00B118A1" w:rsidDel="00605745">
                <w:rPr>
                  <w:rStyle w:val="SubTtulo-AutoreVersoChar"/>
                  <w:bCs/>
                  <w:color w:val="FFFFFF" w:themeColor="background1"/>
                  <w:sz w:val="20"/>
                  <w:szCs w:val="16"/>
                </w:rPr>
                <w:delText>Descrição</w:delText>
              </w:r>
            </w:del>
          </w:p>
        </w:tc>
      </w:tr>
      <w:tr w:rsidR="00987BE0" w:rsidRPr="00B118A1" w:rsidDel="00605745" w14:paraId="6CF984A1" w14:textId="0E7CBD76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" w:author="Barbara Siebra" w:date="2025-11-01T12:28:00Z" w16du:dateUtc="2025-11-01T15:28:00Z"/>
        </w:trPr>
        <w:tc>
          <w:tcPr>
            <w:tcW w:w="498" w:type="pct"/>
          </w:tcPr>
          <w:p w14:paraId="33FD4FC9" w14:textId="03E8FD78" w:rsidR="00987BE0" w:rsidRPr="00B118A1" w:rsidDel="00605745" w:rsidRDefault="00BC3392" w:rsidP="00591097">
            <w:pPr>
              <w:pStyle w:val="NormalTabela"/>
              <w:rPr>
                <w:del w:id="15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  <w:del w:id="16" w:author="Barbara Siebra" w:date="2025-11-01T12:28:00Z" w16du:dateUtc="2025-11-01T15:28:00Z">
              <w:r w:rsidDel="00605745">
                <w:rPr>
                  <w:rStyle w:val="SubTtulo-AutoreVersoChar"/>
                  <w:b w:val="0"/>
                  <w:sz w:val="20"/>
                  <w:szCs w:val="16"/>
                </w:rPr>
                <w:delText>1</w:delText>
              </w:r>
            </w:del>
          </w:p>
        </w:tc>
        <w:tc>
          <w:tcPr>
            <w:tcW w:w="751" w:type="pct"/>
          </w:tcPr>
          <w:p w14:paraId="17EA9F33" w14:textId="2318DC85" w:rsidR="00987BE0" w:rsidRPr="00B118A1" w:rsidDel="00605745" w:rsidRDefault="00FB79E3" w:rsidP="00591097">
            <w:pPr>
              <w:pStyle w:val="NormalTabela"/>
              <w:rPr>
                <w:del w:id="17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  <w:del w:id="18" w:author="Barbara Siebra" w:date="2025-11-01T12:28:00Z" w16du:dateUtc="2025-11-01T15:28:00Z">
              <w:r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19</w:delText>
              </w:r>
              <w:r w:rsidR="00BC3392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/0</w:delText>
              </w:r>
              <w:r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8</w:delText>
              </w:r>
              <w:r w:rsidR="00BC3392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/2024</w:delText>
              </w:r>
            </w:del>
          </w:p>
        </w:tc>
        <w:tc>
          <w:tcPr>
            <w:tcW w:w="1251" w:type="pct"/>
          </w:tcPr>
          <w:p w14:paraId="1EEA1E74" w14:textId="5DBC554F" w:rsidR="00987BE0" w:rsidRPr="00B118A1" w:rsidDel="00605745" w:rsidRDefault="00BC3392" w:rsidP="00591097">
            <w:pPr>
              <w:pStyle w:val="NormalTabela"/>
              <w:rPr>
                <w:del w:id="19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  <w:del w:id="20" w:author="Barbara Siebra" w:date="2025-11-01T12:28:00Z" w16du:dateUtc="2025-11-01T15:28:00Z">
              <w:r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Patrícia Maura Angelini</w:delText>
              </w:r>
            </w:del>
          </w:p>
        </w:tc>
        <w:tc>
          <w:tcPr>
            <w:tcW w:w="2499" w:type="pct"/>
          </w:tcPr>
          <w:p w14:paraId="169F0117" w14:textId="7ACC6647" w:rsidR="00987BE0" w:rsidRPr="00B118A1" w:rsidDel="00605745" w:rsidRDefault="00BC3392" w:rsidP="00591097">
            <w:pPr>
              <w:pStyle w:val="NormalTabela"/>
              <w:rPr>
                <w:del w:id="21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  <w:del w:id="22" w:author="Barbara Siebra" w:date="2025-11-01T12:28:00Z" w16du:dateUtc="2025-11-01T15:28:00Z">
              <w:r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 xml:space="preserve">Versão Inicial Template PBL Fase </w:delText>
              </w:r>
              <w:r w:rsidR="00FB79E3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3</w:delText>
              </w:r>
              <w:r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 xml:space="preserve"> - </w:delText>
              </w:r>
              <w:r w:rsidRPr="00BC3392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 xml:space="preserve">CAP 01 </w:delText>
              </w:r>
              <w:r w:rsidR="00FB79E3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–</w:delText>
              </w:r>
              <w:r w:rsidRPr="00BC3392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 xml:space="preserve"> </w:delText>
              </w:r>
              <w:r w:rsidR="00FB79E3" w:rsidDel="00605745">
                <w:rPr>
                  <w:rStyle w:val="SubTtulo-AutoreVersoChar"/>
                  <w:b w:val="0"/>
                  <w:bCs w:val="0"/>
                  <w:sz w:val="20"/>
                  <w:szCs w:val="16"/>
                </w:rPr>
                <w:delText>A</w:delText>
              </w:r>
              <w:r w:rsidR="00FB79E3" w:rsidDel="00605745">
                <w:rPr>
                  <w:rStyle w:val="SubTtulo-AutoreVersoChar"/>
                  <w:sz w:val="20"/>
                  <w:szCs w:val="16"/>
                </w:rPr>
                <w:delText>MPLIANDO A CONS</w:delText>
              </w:r>
              <w:r w:rsidR="007F26AA" w:rsidDel="00605745">
                <w:rPr>
                  <w:rStyle w:val="SubTtulo-AutoreVersoChar"/>
                  <w:sz w:val="20"/>
                  <w:szCs w:val="16"/>
                </w:rPr>
                <w:delText>IST</w:delText>
              </w:r>
              <w:r w:rsidR="00FB79E3" w:rsidDel="00605745">
                <w:rPr>
                  <w:rStyle w:val="SubTtulo-AutoreVersoChar"/>
                  <w:sz w:val="20"/>
                  <w:szCs w:val="16"/>
                </w:rPr>
                <w:delText>ENCIA DO NEGOCIO</w:delText>
              </w:r>
            </w:del>
          </w:p>
        </w:tc>
      </w:tr>
      <w:tr w:rsidR="00987BE0" w:rsidRPr="00B118A1" w:rsidDel="00605745" w14:paraId="4E63665B" w14:textId="6DA91DD4" w:rsidTr="0C8EBC3A">
        <w:trPr>
          <w:del w:id="23" w:author="Barbara Siebra" w:date="2025-11-01T12:28:00Z" w16du:dateUtc="2025-11-01T15:28:00Z"/>
        </w:trPr>
        <w:tc>
          <w:tcPr>
            <w:tcW w:w="498" w:type="pct"/>
          </w:tcPr>
          <w:p w14:paraId="3B61F3F3" w14:textId="627D2185" w:rsidR="00987BE0" w:rsidRPr="00B118A1" w:rsidDel="00605745" w:rsidRDefault="00987BE0" w:rsidP="00591097">
            <w:pPr>
              <w:pStyle w:val="NormalTabela"/>
              <w:rPr>
                <w:del w:id="24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37D874A4" w14:textId="2B74DC9B" w:rsidR="00987BE0" w:rsidRPr="00B118A1" w:rsidDel="00605745" w:rsidRDefault="5830D158" w:rsidP="6943DB6A">
            <w:pPr>
              <w:pStyle w:val="NormalTabela"/>
              <w:rPr>
                <w:del w:id="25" w:author="Barbara Siebra" w:date="2025-11-01T12:28:00Z" w16du:dateUtc="2025-11-01T15:28:00Z"/>
                <w:rStyle w:val="SubTtulo-AutoreVersoChar"/>
                <w:b w:val="0"/>
                <w:bCs w:val="0"/>
                <w:sz w:val="20"/>
              </w:rPr>
            </w:pPr>
            <w:ins w:id="26" w:author="Rita de Cássia Rodrigues" w:date="2024-08-19T19:49:00Z">
              <w:del w:id="27" w:author="Barbara Siebra" w:date="2025-11-01T12:28:00Z" w16du:dateUtc="2025-11-01T15:28:00Z">
                <w:r w:rsidRPr="6943DB6A" w:rsidDel="00605745">
                  <w:rPr>
                    <w:rStyle w:val="SubTtulo-AutoreVersoChar"/>
                    <w:b w:val="0"/>
                    <w:bCs w:val="0"/>
                    <w:sz w:val="20"/>
                  </w:rPr>
                  <w:delText>19/08/2024</w:delText>
                </w:r>
              </w:del>
            </w:ins>
          </w:p>
        </w:tc>
        <w:tc>
          <w:tcPr>
            <w:tcW w:w="1251" w:type="pct"/>
          </w:tcPr>
          <w:p w14:paraId="05FF765F" w14:textId="58F6DEA2" w:rsidR="00987BE0" w:rsidRPr="00B118A1" w:rsidDel="00605745" w:rsidRDefault="5830D158" w:rsidP="6943DB6A">
            <w:pPr>
              <w:pStyle w:val="NormalTabela"/>
              <w:rPr>
                <w:del w:id="28" w:author="Barbara Siebra" w:date="2025-11-01T12:28:00Z" w16du:dateUtc="2025-11-01T15:28:00Z"/>
                <w:rStyle w:val="SubTtulo-AutoreVersoChar"/>
                <w:b w:val="0"/>
                <w:bCs w:val="0"/>
                <w:sz w:val="20"/>
              </w:rPr>
            </w:pPr>
            <w:ins w:id="29" w:author="Rita de Cássia Rodrigues" w:date="2024-08-19T19:49:00Z">
              <w:del w:id="30" w:author="Barbara Siebra" w:date="2025-11-01T12:28:00Z" w16du:dateUtc="2025-11-01T15:28:00Z">
                <w:r w:rsidRPr="6943DB6A" w:rsidDel="00605745">
                  <w:rPr>
                    <w:rStyle w:val="SubTtulo-AutoreVersoChar"/>
                    <w:b w:val="0"/>
                    <w:bCs w:val="0"/>
                    <w:sz w:val="20"/>
                  </w:rPr>
                  <w:delText>Rita de Cássia Rodrigues</w:delText>
                </w:r>
              </w:del>
            </w:ins>
          </w:p>
        </w:tc>
        <w:tc>
          <w:tcPr>
            <w:tcW w:w="2499" w:type="pct"/>
          </w:tcPr>
          <w:p w14:paraId="346CD63B" w14:textId="19730C3C" w:rsidR="00987BE0" w:rsidRPr="00B118A1" w:rsidDel="00605745" w:rsidRDefault="5830D158" w:rsidP="6943DB6A">
            <w:pPr>
              <w:pStyle w:val="NormalTabela"/>
              <w:rPr>
                <w:del w:id="31" w:author="Barbara Siebra" w:date="2025-11-01T12:28:00Z" w16du:dateUtc="2025-11-01T15:28:00Z"/>
                <w:rStyle w:val="SubTtulo-AutoreVersoChar"/>
                <w:b w:val="0"/>
                <w:bCs w:val="0"/>
                <w:sz w:val="20"/>
              </w:rPr>
            </w:pPr>
            <w:ins w:id="32" w:author="Rita de Cássia Rodrigues" w:date="2024-08-19T19:49:00Z">
              <w:del w:id="33" w:author="Barbara Siebra" w:date="2025-11-01T12:28:00Z" w16du:dateUtc="2025-11-01T15:28:00Z">
                <w:r w:rsidRPr="0C8EBC3A" w:rsidDel="00605745">
                  <w:rPr>
                    <w:rStyle w:val="SubTtulo-AutoreVersoChar"/>
                    <w:b w:val="0"/>
                    <w:bCs w:val="0"/>
                    <w:sz w:val="20"/>
                  </w:rPr>
                  <w:delText>Revisão acadêmic</w:delText>
                </w:r>
              </w:del>
            </w:ins>
            <w:ins w:id="34" w:author="Rita de Cássia Rodrigues" w:date="2024-08-19T19:50:00Z">
              <w:del w:id="35" w:author="Barbara Siebra" w:date="2025-11-01T12:28:00Z" w16du:dateUtc="2025-11-01T15:28:00Z">
                <w:r w:rsidRPr="0C8EBC3A" w:rsidDel="00605745">
                  <w:rPr>
                    <w:rStyle w:val="SubTtulo-AutoreVersoChar"/>
                    <w:b w:val="0"/>
                    <w:bCs w:val="0"/>
                    <w:sz w:val="20"/>
                  </w:rPr>
                  <w:delText>a</w:delText>
                </w:r>
              </w:del>
            </w:ins>
          </w:p>
        </w:tc>
      </w:tr>
      <w:tr w:rsidR="00987BE0" w:rsidRPr="00B118A1" w:rsidDel="00605745" w14:paraId="352F26D1" w14:textId="57C4B956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6" w:author="Barbara Siebra" w:date="2025-11-01T12:28:00Z" w16du:dateUtc="2025-11-01T15:28:00Z"/>
        </w:trPr>
        <w:tc>
          <w:tcPr>
            <w:tcW w:w="498" w:type="pct"/>
          </w:tcPr>
          <w:p w14:paraId="565A917E" w14:textId="0BEA4B86" w:rsidR="00987BE0" w:rsidRPr="00B118A1" w:rsidDel="00605745" w:rsidRDefault="00987BE0" w:rsidP="00591097">
            <w:pPr>
              <w:pStyle w:val="NormalTabela"/>
              <w:rPr>
                <w:del w:id="37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366010BF" w:rsidR="00987BE0" w:rsidRPr="00B118A1" w:rsidDel="00605745" w:rsidRDefault="00987BE0" w:rsidP="00591097">
            <w:pPr>
              <w:pStyle w:val="NormalTabela"/>
              <w:rPr>
                <w:del w:id="38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1E6F4AA7" w:rsidR="00987BE0" w:rsidRPr="00B118A1" w:rsidDel="00605745" w:rsidRDefault="00987BE0" w:rsidP="00591097">
            <w:pPr>
              <w:pStyle w:val="NormalTabela"/>
              <w:rPr>
                <w:del w:id="39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2E8FA549" w:rsidR="00987BE0" w:rsidRPr="00B118A1" w:rsidDel="00605745" w:rsidRDefault="00987BE0" w:rsidP="00591097">
            <w:pPr>
              <w:pStyle w:val="NormalTabela"/>
              <w:rPr>
                <w:del w:id="40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:rsidDel="00605745" w14:paraId="24FD5104" w14:textId="29D6CA93" w:rsidTr="0C8EBC3A">
        <w:trPr>
          <w:del w:id="41" w:author="Barbara Siebra" w:date="2025-11-01T12:28:00Z" w16du:dateUtc="2025-11-01T15:28:00Z"/>
        </w:trPr>
        <w:tc>
          <w:tcPr>
            <w:tcW w:w="498" w:type="pct"/>
          </w:tcPr>
          <w:p w14:paraId="6CF0F498" w14:textId="3106ED96" w:rsidR="00987BE0" w:rsidRPr="00B118A1" w:rsidDel="00605745" w:rsidRDefault="00987BE0" w:rsidP="00591097">
            <w:pPr>
              <w:pStyle w:val="NormalTabela"/>
              <w:rPr>
                <w:del w:id="42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1D5690F" w:rsidR="00987BE0" w:rsidRPr="00B118A1" w:rsidDel="00605745" w:rsidRDefault="00987BE0" w:rsidP="00591097">
            <w:pPr>
              <w:pStyle w:val="NormalTabela"/>
              <w:rPr>
                <w:del w:id="43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232C4EED" w:rsidR="00987BE0" w:rsidRPr="00B118A1" w:rsidDel="00605745" w:rsidRDefault="00987BE0" w:rsidP="00591097">
            <w:pPr>
              <w:pStyle w:val="NormalTabela"/>
              <w:rPr>
                <w:del w:id="44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5DC91EB" w:rsidR="00987BE0" w:rsidRPr="00B118A1" w:rsidDel="00605745" w:rsidRDefault="00987BE0" w:rsidP="00591097">
            <w:pPr>
              <w:pStyle w:val="NormalTabela"/>
              <w:rPr>
                <w:del w:id="45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:rsidDel="00605745" w14:paraId="4266F9A8" w14:textId="7576D48E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6" w:author="Barbara Siebra" w:date="2025-11-01T12:28:00Z" w16du:dateUtc="2025-11-01T15:28:00Z"/>
        </w:trPr>
        <w:tc>
          <w:tcPr>
            <w:tcW w:w="498" w:type="pct"/>
          </w:tcPr>
          <w:p w14:paraId="2519D102" w14:textId="302639F4" w:rsidR="00987BE0" w:rsidRPr="00B118A1" w:rsidDel="00605745" w:rsidRDefault="00987BE0" w:rsidP="00591097">
            <w:pPr>
              <w:pStyle w:val="NormalTabela"/>
              <w:rPr>
                <w:del w:id="47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458A033B" w:rsidR="00987BE0" w:rsidRPr="00B118A1" w:rsidDel="00605745" w:rsidRDefault="00987BE0" w:rsidP="00591097">
            <w:pPr>
              <w:pStyle w:val="NormalTabela"/>
              <w:rPr>
                <w:del w:id="48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5AAAD41C" w:rsidR="00987BE0" w:rsidRPr="00B118A1" w:rsidDel="00605745" w:rsidRDefault="00987BE0" w:rsidP="00591097">
            <w:pPr>
              <w:pStyle w:val="NormalTabela"/>
              <w:rPr>
                <w:del w:id="49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669822AA" w:rsidR="00987BE0" w:rsidRPr="00B118A1" w:rsidDel="00605745" w:rsidRDefault="00987BE0" w:rsidP="00591097">
            <w:pPr>
              <w:pStyle w:val="NormalTabela"/>
              <w:rPr>
                <w:del w:id="50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:rsidDel="00605745" w14:paraId="5C0A6B5A" w14:textId="1F4BF94C" w:rsidTr="0C8EBC3A">
        <w:trPr>
          <w:trHeight w:val="77"/>
          <w:del w:id="51" w:author="Barbara Siebra" w:date="2025-11-01T12:28:00Z" w16du:dateUtc="2025-11-01T15:28:00Z"/>
        </w:trPr>
        <w:tc>
          <w:tcPr>
            <w:tcW w:w="498" w:type="pct"/>
          </w:tcPr>
          <w:p w14:paraId="03846908" w14:textId="6AC55501" w:rsidR="00987BE0" w:rsidRPr="00B118A1" w:rsidDel="00605745" w:rsidRDefault="00987BE0" w:rsidP="00591097">
            <w:pPr>
              <w:pStyle w:val="NormalTabela"/>
              <w:rPr>
                <w:del w:id="52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2F5AE64C" w:rsidR="00987BE0" w:rsidRPr="00B118A1" w:rsidDel="00605745" w:rsidRDefault="00987BE0" w:rsidP="00591097">
            <w:pPr>
              <w:pStyle w:val="NormalTabela"/>
              <w:rPr>
                <w:del w:id="53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4D41D0D8" w:rsidR="00987BE0" w:rsidRPr="00B118A1" w:rsidDel="00605745" w:rsidRDefault="00987BE0" w:rsidP="00591097">
            <w:pPr>
              <w:pStyle w:val="NormalTabela"/>
              <w:rPr>
                <w:del w:id="54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0F5C323" w:rsidR="00987BE0" w:rsidRPr="00B118A1" w:rsidDel="00605745" w:rsidRDefault="00987BE0" w:rsidP="00591097">
            <w:pPr>
              <w:pStyle w:val="NormalTabela"/>
              <w:rPr>
                <w:del w:id="55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:rsidDel="00605745" w14:paraId="6992642C" w14:textId="45AAB49E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6" w:author="Barbara Siebra" w:date="2025-11-01T12:28:00Z" w16du:dateUtc="2025-11-01T15:28:00Z"/>
        </w:trPr>
        <w:tc>
          <w:tcPr>
            <w:tcW w:w="498" w:type="pct"/>
          </w:tcPr>
          <w:p w14:paraId="16C53FCD" w14:textId="40A79B85" w:rsidR="00987BE0" w:rsidRPr="00B118A1" w:rsidDel="00605745" w:rsidRDefault="00987BE0" w:rsidP="00591097">
            <w:pPr>
              <w:pStyle w:val="NormalTabela"/>
              <w:rPr>
                <w:del w:id="57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9061F05" w:rsidR="00987BE0" w:rsidRPr="00B118A1" w:rsidDel="00605745" w:rsidRDefault="00987BE0" w:rsidP="00591097">
            <w:pPr>
              <w:pStyle w:val="NormalTabela"/>
              <w:rPr>
                <w:del w:id="58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AE0FD9F" w:rsidR="00987BE0" w:rsidRPr="00B118A1" w:rsidDel="00605745" w:rsidRDefault="00987BE0" w:rsidP="00591097">
            <w:pPr>
              <w:pStyle w:val="NormalTabela"/>
              <w:rPr>
                <w:del w:id="59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246EB1E0" w:rsidR="00987BE0" w:rsidRPr="00B118A1" w:rsidDel="00605745" w:rsidRDefault="00987BE0" w:rsidP="00591097">
            <w:pPr>
              <w:pStyle w:val="NormalTabela"/>
              <w:rPr>
                <w:del w:id="60" w:author="Barbara Siebra" w:date="2025-11-01T12:28:00Z" w16du:dateUtc="2025-11-01T15:28:00Z"/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40DFEDDC" w:rsidR="00987BE0" w:rsidDel="00605745" w:rsidRDefault="00987BE0" w:rsidP="00591097">
      <w:pPr>
        <w:pStyle w:val="SubTtulo-AutoreVerso"/>
        <w:rPr>
          <w:del w:id="61" w:author="Barbara Siebra" w:date="2025-11-01T12:28:00Z" w16du:dateUtc="2025-11-01T15:28:00Z"/>
          <w:rStyle w:val="SubTtulo-AutoreVersoChar"/>
          <w:b/>
        </w:rPr>
      </w:pPr>
    </w:p>
    <w:p w14:paraId="6922D1AC" w14:textId="5D73C2F1" w:rsidR="00987BE0" w:rsidDel="00605745" w:rsidRDefault="00987BE0" w:rsidP="00591097">
      <w:pPr>
        <w:pStyle w:val="SubTtulo-AutoreVerso"/>
        <w:rPr>
          <w:del w:id="62" w:author="Barbara Siebra" w:date="2025-11-01T12:28:00Z" w16du:dateUtc="2025-11-01T15:28:00Z"/>
          <w:rStyle w:val="SubTtulo-AutoreVersoChar"/>
          <w:b/>
        </w:rPr>
      </w:pPr>
      <w:del w:id="63" w:author="Barbara Siebra" w:date="2025-11-01T12:28:00Z" w16du:dateUtc="2025-11-01T15:28:00Z">
        <w:r w:rsidDel="00605745">
          <w:rPr>
            <w:rStyle w:val="SubTtulo-AutoreVersoChar"/>
          </w:rPr>
          <w:br w:type="page"/>
        </w:r>
      </w:del>
    </w:p>
    <w:p w14:paraId="77D2B34F" w14:textId="3D0A72E4" w:rsidR="00987BE0" w:rsidDel="00605745" w:rsidRDefault="00987BE0" w:rsidP="00591097">
      <w:pPr>
        <w:pStyle w:val="SubTtulo-AutoreVerso"/>
        <w:rPr>
          <w:del w:id="64" w:author="Barbara Siebra" w:date="2025-11-01T12:28:00Z" w16du:dateUtc="2025-11-01T15:28:00Z"/>
          <w:rStyle w:val="SubTtulo-AutoreVersoChar"/>
          <w:b/>
        </w:rPr>
      </w:pPr>
    </w:p>
    <w:p w14:paraId="6935D941" w14:textId="54E6586A" w:rsidR="00987BE0" w:rsidDel="00605745" w:rsidRDefault="00987BE0" w:rsidP="00591097">
      <w:pPr>
        <w:pStyle w:val="SubTtulo-AutoreVerso"/>
        <w:rPr>
          <w:del w:id="65" w:author="Barbara Siebra" w:date="2025-11-01T12:28:00Z" w16du:dateUtc="2025-11-01T15:28:00Z"/>
          <w:rStyle w:val="SubTtulo-AutoreVersoChar"/>
          <w:b/>
        </w:rPr>
      </w:pPr>
    </w:p>
    <w:p w14:paraId="51DC80AF" w14:textId="23DAAE34" w:rsidR="00987BE0" w:rsidDel="00605745" w:rsidRDefault="00987BE0" w:rsidP="00591097">
      <w:pPr>
        <w:pStyle w:val="SubTtulo-AutoreVerso"/>
        <w:rPr>
          <w:del w:id="66" w:author="Barbara Siebra" w:date="2025-11-01T12:28:00Z" w16du:dateUtc="2025-11-01T15:28:00Z"/>
          <w:rStyle w:val="SubTtulo-AutoreVersoChar"/>
          <w:b/>
        </w:rPr>
      </w:pPr>
    </w:p>
    <w:p w14:paraId="13418CE6" w14:textId="1759D69D" w:rsidR="00987BE0" w:rsidDel="00605745" w:rsidRDefault="00987BE0" w:rsidP="00591097">
      <w:pPr>
        <w:pStyle w:val="SubTtulo-AutoreVerso"/>
        <w:rPr>
          <w:del w:id="67" w:author="Barbara Siebra" w:date="2025-11-01T12:28:00Z" w16du:dateUtc="2025-11-01T15:28:00Z"/>
          <w:rStyle w:val="SubTtulo-AutoreVersoChar"/>
          <w:b/>
        </w:rPr>
      </w:pPr>
    </w:p>
    <w:p w14:paraId="54C7066E" w14:textId="6C8AF0B7" w:rsidR="00987BE0" w:rsidDel="00605745" w:rsidRDefault="00987BE0" w:rsidP="00591097">
      <w:pPr>
        <w:pStyle w:val="SubTtulo-AutoreVerso"/>
        <w:rPr>
          <w:del w:id="68" w:author="Barbara Siebra" w:date="2025-11-01T12:28:00Z" w16du:dateUtc="2025-11-01T15:28:00Z"/>
          <w:rStyle w:val="SubTtulo-AutoreVersoChar"/>
          <w:b/>
        </w:rPr>
      </w:pPr>
    </w:p>
    <w:p w14:paraId="724E909C" w14:textId="294198B7" w:rsidR="00987BE0" w:rsidDel="00605745" w:rsidRDefault="00987BE0" w:rsidP="00591097">
      <w:pPr>
        <w:pStyle w:val="SubTtulo-AutoreVerso"/>
        <w:rPr>
          <w:del w:id="69" w:author="Barbara Siebra" w:date="2025-11-01T12:28:00Z" w16du:dateUtc="2025-11-01T15:28:00Z"/>
          <w:rStyle w:val="SubTtulo-AutoreVersoChar"/>
          <w:b/>
        </w:rPr>
      </w:pPr>
    </w:p>
    <w:p w14:paraId="4B0EAB08" w14:textId="548C5E40" w:rsidR="00A36C8B" w:rsidDel="00605745" w:rsidRDefault="00A36C8B" w:rsidP="00A36C8B">
      <w:pPr>
        <w:ind w:firstLine="0"/>
        <w:jc w:val="center"/>
        <w:rPr>
          <w:del w:id="70" w:author="Barbara Siebra" w:date="2025-11-01T12:28:00Z" w16du:dateUtc="2025-11-01T15:28:00Z"/>
        </w:rPr>
      </w:pPr>
    </w:p>
    <w:p w14:paraId="0CC41D36" w14:textId="280898D0" w:rsidR="00A36C8B" w:rsidDel="00605745" w:rsidRDefault="00A36C8B" w:rsidP="00A36C8B">
      <w:pPr>
        <w:ind w:firstLine="0"/>
        <w:jc w:val="center"/>
        <w:rPr>
          <w:del w:id="71" w:author="Barbara Siebra" w:date="2025-11-01T12:28:00Z" w16du:dateUtc="2025-11-01T15:28:00Z"/>
        </w:rPr>
      </w:pPr>
    </w:p>
    <w:p w14:paraId="5AA16925" w14:textId="6CDB3C0D" w:rsidR="00A36C8B" w:rsidDel="00605745" w:rsidRDefault="00A36C8B" w:rsidP="00A36C8B">
      <w:pPr>
        <w:ind w:firstLine="0"/>
        <w:jc w:val="center"/>
        <w:rPr>
          <w:del w:id="72" w:author="Barbara Siebra" w:date="2025-11-01T12:28:00Z" w16du:dateUtc="2025-11-01T15:28:00Z"/>
        </w:rPr>
      </w:pPr>
    </w:p>
    <w:p w14:paraId="7D4BAA0C" w14:textId="319BAC6B" w:rsidR="00A36C8B" w:rsidDel="00605745" w:rsidRDefault="00A36C8B" w:rsidP="00A36C8B">
      <w:pPr>
        <w:ind w:firstLine="0"/>
        <w:jc w:val="center"/>
        <w:rPr>
          <w:del w:id="73" w:author="Barbara Siebra" w:date="2025-11-01T12:28:00Z" w16du:dateUtc="2025-11-01T15:28:00Z"/>
        </w:rPr>
      </w:pPr>
    </w:p>
    <w:p w14:paraId="5AC786FE" w14:textId="56850B3E" w:rsidR="00987BE0" w:rsidDel="00605745" w:rsidRDefault="00987BE0" w:rsidP="00A36C8B">
      <w:pPr>
        <w:ind w:firstLine="0"/>
        <w:jc w:val="center"/>
        <w:rPr>
          <w:del w:id="74" w:author="Barbara Siebra" w:date="2025-11-01T12:28:00Z" w16du:dateUtc="2025-11-01T15:28:00Z"/>
        </w:rPr>
      </w:pPr>
      <w:del w:id="75" w:author="Barbara Siebra" w:date="2025-11-01T12:28:00Z" w16du:dateUtc="2025-11-01T15:28:00Z">
        <w:r w:rsidDel="00605745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FF6CEC" wp14:editId="1702784C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943610</wp:posOffset>
                  </wp:positionV>
                  <wp:extent cx="5361940" cy="2537460"/>
                  <wp:effectExtent l="0" t="0" r="10160" b="15240"/>
                  <wp:wrapTopAndBottom/>
                  <wp:docPr id="4" name="Retâ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61940" cy="2537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B0D5A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</w:t>
                              </w:r>
                            </w:p>
                            <w:p w14:paraId="1D00F8E7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ab/>
                                <w:t>A000a    Sobrenome, Nome</w:t>
                              </w:r>
                            </w:p>
                            <w:p w14:paraId="49598737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Título [livro eletrônico] / Nome Sobrenome. -- São Paulo : Fiap, 2016.</w:t>
                              </w:r>
                            </w:p>
                            <w:p w14:paraId="0AA525E5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x MB ; ePUB</w:t>
                              </w:r>
                            </w:p>
                            <w:p w14:paraId="7CAB7EA8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</w:t>
                              </w:r>
                            </w:p>
                            <w:p w14:paraId="5A26E346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Bibliografia.</w:t>
                              </w:r>
                            </w:p>
                            <w:p w14:paraId="20E9D22B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ISBN 000-00-00000-00-0</w:t>
                              </w:r>
                            </w:p>
                            <w:p w14:paraId="45307803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</w:t>
                              </w:r>
                            </w:p>
                            <w:p w14:paraId="6F78F45D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20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ab/>
                                <w:t>Categoria. 2. Subcategoria. S., Nome. II. Título.</w:t>
                              </w:r>
                              <w:r>
                                <w:rPr>
                                  <w:rFonts w:eastAsia="Arial"/>
                                  <w:sz w:val="20"/>
                                </w:rPr>
                                <w:t xml:space="preserve">                                </w:t>
                              </w:r>
                            </w:p>
                            <w:p w14:paraId="0E43757F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                                                 </w:t>
                              </w:r>
                            </w:p>
                            <w:p w14:paraId="4CFF3738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                                        CDU 000.000.00</w:t>
                              </w:r>
                            </w:p>
                            <w:p w14:paraId="75F62E04" w14:textId="77777777" w:rsidR="00ED1183" w:rsidRDefault="00ED1183" w:rsidP="00987BE0"/>
                            <w:p w14:paraId="0050450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</w:t>
                              </w:r>
                            </w:p>
                            <w:p w14:paraId="2274842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    </w:t>
                              </w:r>
                            </w:p>
                            <w:p w14:paraId="6AFE432D" w14:textId="77777777" w:rsidR="00ED1183" w:rsidRDefault="00ED1183" w:rsidP="00987BE0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9FF6CEC" id="Retângulo 4" o:spid="_x0000_s1026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  <v:stroke joinstyle="round"/>
                  <v:textbox inset="0,0,0,0">
                    <w:txbxContent>
                      <w:p w14:paraId="6AB0D5A5" w14:textId="77777777" w:rsidR="00ED1183" w:rsidRDefault="00ED1183" w:rsidP="00987BE0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</w:t>
                        </w:r>
                      </w:p>
                      <w:p w14:paraId="1D00F8E7" w14:textId="77777777" w:rsidR="00ED1183" w:rsidRDefault="00ED1183" w:rsidP="00987BE0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ab/>
                          <w:t>A000a    Sobrenome, Nome</w:t>
                        </w:r>
                      </w:p>
                      <w:p w14:paraId="49598737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Título [livro eletrônico] / Nome Sobrenome. -- São Paulo : Fiap, 2016.</w:t>
                        </w:r>
                      </w:p>
                      <w:p w14:paraId="0AA525E5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x MB ; ePUB</w:t>
                        </w:r>
                      </w:p>
                      <w:p w14:paraId="7CAB7EA8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</w:t>
                        </w:r>
                      </w:p>
                      <w:p w14:paraId="5A26E346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Bibliografia.</w:t>
                        </w:r>
                      </w:p>
                      <w:p w14:paraId="20E9D22B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ISBN 000-00-00000-00-0</w:t>
                        </w:r>
                      </w:p>
                      <w:p w14:paraId="45307803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</w:t>
                        </w:r>
                      </w:p>
                      <w:p w14:paraId="6F78F45D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20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ab/>
                          <w:t>Categoria. 2. Subcategoria. S., Nome. II. Título.</w:t>
                        </w:r>
                        <w:r>
                          <w:rPr>
                            <w:rFonts w:eastAsia="Arial"/>
                            <w:sz w:val="20"/>
                          </w:rPr>
                          <w:t xml:space="preserve">                                </w:t>
                        </w:r>
                      </w:p>
                      <w:p w14:paraId="0E43757F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                                                 </w:t>
                        </w:r>
                      </w:p>
                      <w:p w14:paraId="4CFF3738" w14:textId="77777777" w:rsidR="00ED1183" w:rsidRDefault="00ED1183" w:rsidP="00987BE0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                                        CDU 000.000.00</w:t>
                        </w:r>
                      </w:p>
                      <w:p w14:paraId="75F62E04" w14:textId="77777777" w:rsidR="00ED1183" w:rsidRDefault="00ED1183" w:rsidP="00987BE0"/>
                      <w:p w14:paraId="00504505" w14:textId="77777777" w:rsidR="00ED1183" w:rsidRDefault="00ED1183" w:rsidP="00987BE0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</w:t>
                        </w:r>
                      </w:p>
                      <w:p w14:paraId="22748425" w14:textId="77777777" w:rsidR="00ED1183" w:rsidRDefault="00ED1183" w:rsidP="00987BE0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    </w:t>
                        </w:r>
                      </w:p>
                      <w:p w14:paraId="6AFE432D" w14:textId="77777777" w:rsidR="00ED1183" w:rsidRDefault="00ED1183" w:rsidP="00987BE0"/>
                    </w:txbxContent>
                  </v:textbox>
                  <w10:wrap type="topAndBottom"/>
                </v:rect>
              </w:pict>
            </mc:Fallback>
          </mc:AlternateContent>
        </w:r>
        <w:r w:rsidDel="00605745">
          <w:delText xml:space="preserve">FICHA CATALOGRÁFICA </w:delText>
        </w:r>
        <w:r w:rsidDel="00605745">
          <w:br/>
        </w:r>
        <w:r w:rsidRPr="000F0751" w:rsidDel="00605745">
          <w:rPr>
            <w:b/>
            <w:color w:val="FF0000"/>
          </w:rPr>
          <w:delText>[NÃO PREENCHER - PARA USO DO DEPTO DE EAD</w:delText>
        </w:r>
        <w:r w:rsidDel="00605745">
          <w:rPr>
            <w:b/>
            <w:color w:val="FF0000"/>
          </w:rPr>
          <w:delText xml:space="preserve"> E BIBLIOTECA</w:delText>
        </w:r>
        <w:r w:rsidRPr="000F0751" w:rsidDel="00605745">
          <w:rPr>
            <w:b/>
            <w:color w:val="FF0000"/>
          </w:rPr>
          <w:delText>]</w:delText>
        </w:r>
      </w:del>
    </w:p>
    <w:p w14:paraId="3392A932" w14:textId="44D7D4A5" w:rsidR="00987BE0" w:rsidDel="00605745" w:rsidRDefault="00987BE0" w:rsidP="00591097">
      <w:pPr>
        <w:pStyle w:val="Ttulo-Sumrios"/>
        <w:rPr>
          <w:del w:id="76" w:author="Barbara Siebra" w:date="2025-11-01T12:28:00Z" w16du:dateUtc="2025-11-01T15:28:00Z"/>
        </w:rPr>
      </w:pPr>
      <w:del w:id="77" w:author="Barbara Siebra" w:date="2025-11-01T12:28:00Z" w16du:dateUtc="2025-11-01T15:28:00Z">
        <w:r w:rsidDel="00605745">
          <w:rPr>
            <w:rStyle w:val="SubTtulo-AutoreVersoChar"/>
          </w:rPr>
          <w:br w:type="page"/>
        </w:r>
        <w:r w:rsidDel="00605745">
          <w:delText>RESUMO</w:delText>
        </w:r>
      </w:del>
    </w:p>
    <w:p w14:paraId="1C71C4B9" w14:textId="0C5E3359" w:rsidR="00072A6C" w:rsidDel="00605745" w:rsidRDefault="00BC3392" w:rsidP="00A36C8B">
      <w:pPr>
        <w:pStyle w:val="TXTRESUMO"/>
        <w:rPr>
          <w:del w:id="78" w:author="Barbara Siebra" w:date="2025-11-01T12:28:00Z" w16du:dateUtc="2025-11-01T15:28:00Z"/>
          <w:rStyle w:val="SubTtulo-AutoreVersoChar"/>
          <w:b w:val="0"/>
        </w:rPr>
      </w:pPr>
      <w:del w:id="79" w:author="Barbara Siebra" w:date="2025-11-01T12:28:00Z" w16du:dateUtc="2025-11-01T15:28:00Z">
        <w:r w:rsidDel="00605745">
          <w:rPr>
            <w:rStyle w:val="SubTtulo-AutoreVersoChar"/>
            <w:b w:val="0"/>
          </w:rPr>
          <w:delText xml:space="preserve">Template para atividade de PBL fase </w:delText>
        </w:r>
        <w:r w:rsidR="00FB79E3" w:rsidDel="00605745">
          <w:rPr>
            <w:rStyle w:val="SubTtulo-AutoreVersoChar"/>
            <w:b w:val="0"/>
          </w:rPr>
          <w:delText>3</w:delText>
        </w:r>
        <w:r w:rsidDel="00605745">
          <w:rPr>
            <w:rStyle w:val="SubTtulo-AutoreVersoChar"/>
            <w:b w:val="0"/>
          </w:rPr>
          <w:delText xml:space="preserve"> 1º ano TSC</w:delText>
        </w:r>
        <w:r w:rsidR="00072A6C" w:rsidRPr="00987BE0" w:rsidDel="00605745">
          <w:rPr>
            <w:rStyle w:val="SubTtulo-AutoreVersoChar"/>
            <w:b w:val="0"/>
          </w:rPr>
          <w:delText>.</w:delText>
        </w:r>
      </w:del>
    </w:p>
    <w:p w14:paraId="5394B3B7" w14:textId="14E49036" w:rsidR="00A36C8B" w:rsidDel="00605745" w:rsidRDefault="00A36C8B" w:rsidP="00A36C8B">
      <w:pPr>
        <w:pStyle w:val="TXTRESUMO"/>
        <w:rPr>
          <w:del w:id="80" w:author="Barbara Siebra" w:date="2025-11-01T12:28:00Z" w16du:dateUtc="2025-11-01T15:28:00Z"/>
          <w:rStyle w:val="SubTtulo-AutoreVersoChar"/>
          <w:b w:val="0"/>
        </w:rPr>
      </w:pPr>
    </w:p>
    <w:p w14:paraId="0ABF4A67" w14:textId="42B25B3A" w:rsidR="00A36C8B" w:rsidRPr="00987BE0" w:rsidDel="00605745" w:rsidRDefault="00A36C8B" w:rsidP="00A36C8B">
      <w:pPr>
        <w:pStyle w:val="TXTRESUMO"/>
        <w:rPr>
          <w:del w:id="81" w:author="Barbara Siebra" w:date="2025-11-01T12:28:00Z" w16du:dateUtc="2025-11-01T15:28:00Z"/>
          <w:rStyle w:val="SubTtulo-AutoreVersoChar"/>
          <w:b w:val="0"/>
        </w:rPr>
      </w:pPr>
      <w:del w:id="82" w:author="Barbara Siebra" w:date="2025-11-01T12:28:00Z" w16du:dateUtc="2025-11-01T15:28:00Z">
        <w:r w:rsidRPr="00ED6A41" w:rsidDel="00605745">
          <w:rPr>
            <w:rStyle w:val="SubTtulo-AutoreVersoChar"/>
          </w:rPr>
          <w:delText>Palavras-chave:</w:delText>
        </w:r>
        <w:r w:rsidDel="00605745">
          <w:rPr>
            <w:rStyle w:val="SubTtulo-AutoreVersoChar"/>
            <w:b w:val="0"/>
          </w:rPr>
          <w:delText xml:space="preserve"> </w:delText>
        </w:r>
        <w:r w:rsidR="00BC3392" w:rsidDel="00605745">
          <w:rPr>
            <w:rStyle w:val="SubTtulo-AutoreVersoChar"/>
            <w:b w:val="0"/>
          </w:rPr>
          <w:delText xml:space="preserve">PBL. FASE </w:delText>
        </w:r>
        <w:r w:rsidR="00FB79E3" w:rsidDel="00605745">
          <w:rPr>
            <w:rStyle w:val="SubTtulo-AutoreVersoChar"/>
            <w:b w:val="0"/>
          </w:rPr>
          <w:delText>3</w:delText>
        </w:r>
        <w:r w:rsidR="00BC3392" w:rsidDel="00605745">
          <w:rPr>
            <w:rStyle w:val="SubTtulo-AutoreVersoChar"/>
            <w:b w:val="0"/>
          </w:rPr>
          <w:delText>. TEMPLATE</w:delText>
        </w:r>
      </w:del>
    </w:p>
    <w:p w14:paraId="6795F981" w14:textId="1208503A" w:rsidR="00A36C8B" w:rsidDel="00605745" w:rsidRDefault="00987BE0" w:rsidP="00591097">
      <w:pPr>
        <w:pStyle w:val="Ttulo-Sumrios"/>
        <w:rPr>
          <w:del w:id="83" w:author="Barbara Siebra" w:date="2025-11-01T12:28:00Z" w16du:dateUtc="2025-11-01T15:28:00Z"/>
          <w:rStyle w:val="SubTtulo-AutoreVersoChar"/>
        </w:rPr>
      </w:pPr>
      <w:del w:id="84" w:author="Barbara Siebra" w:date="2025-11-01T12:28:00Z" w16du:dateUtc="2025-11-01T15:28:00Z">
        <w:r w:rsidDel="00605745">
          <w:rPr>
            <w:rStyle w:val="SubTtulo-AutoreVersoChar"/>
          </w:rPr>
          <w:delText xml:space="preserve"> </w:delText>
        </w:r>
        <w:r w:rsidDel="00605745">
          <w:rPr>
            <w:rStyle w:val="SubTtulo-AutoreVersoChar"/>
          </w:rPr>
          <w:br w:type="page"/>
        </w:r>
      </w:del>
    </w:p>
    <w:p w14:paraId="7F91AA84" w14:textId="1E2464B1" w:rsidR="00A36C8B" w:rsidRPr="00077AA6" w:rsidDel="00605745" w:rsidRDefault="00A36C8B" w:rsidP="00591097">
      <w:pPr>
        <w:pStyle w:val="Ttulo-Sumrios"/>
        <w:rPr>
          <w:del w:id="85" w:author="Barbara Siebra" w:date="2025-11-01T12:28:00Z" w16du:dateUtc="2025-11-01T15:28:00Z"/>
        </w:rPr>
      </w:pPr>
      <w:del w:id="86" w:author="Barbara Siebra" w:date="2025-11-01T12:28:00Z" w16du:dateUtc="2025-11-01T15:28:00Z">
        <w:r w:rsidDel="00605745">
          <w:delText>LISTA DE Figuras</w:delText>
        </w:r>
      </w:del>
    </w:p>
    <w:p w14:paraId="25697071" w14:textId="60C7A810" w:rsidR="00A36C8B" w:rsidRPr="00C57896" w:rsidDel="00605745" w:rsidRDefault="00A36C8B" w:rsidP="00591097">
      <w:pPr>
        <w:pStyle w:val="Ttulo-Sumrios"/>
        <w:rPr>
          <w:del w:id="87" w:author="Barbara Siebra" w:date="2025-11-01T12:28:00Z" w16du:dateUtc="2025-11-01T15:28:00Z"/>
          <w:lang w:val="en-US"/>
          <w:rPrChange w:id="88" w:author="Barbara Siebra" w:date="2025-11-01T11:43:00Z" w16du:dateUtc="2025-11-01T14:43:00Z">
            <w:rPr>
              <w:del w:id="89" w:author="Barbara Siebra" w:date="2025-11-01T12:28:00Z" w16du:dateUtc="2025-11-01T15:28:00Z"/>
            </w:rPr>
          </w:rPrChange>
        </w:rPr>
      </w:pPr>
      <w:del w:id="90" w:author="Barbara Siebra" w:date="2025-11-01T12:28:00Z" w16du:dateUtc="2025-11-01T15:28:00Z">
        <w:r w:rsidDel="00605745">
          <w:rPr>
            <w:rFonts w:cs="Arial"/>
            <w:b w:val="0"/>
            <w:caps w:val="0"/>
            <w:szCs w:val="24"/>
            <w:lang w:eastAsia="ar-SA"/>
          </w:rPr>
          <w:fldChar w:fldCharType="begin"/>
        </w:r>
        <w:r w:rsidRPr="00C57896" w:rsidDel="00605745">
          <w:rPr>
            <w:rFonts w:cs="Arial"/>
            <w:szCs w:val="24"/>
            <w:lang w:val="en-US"/>
            <w:rPrChange w:id="91" w:author="Barbara Siebra" w:date="2025-11-01T11:43:00Z" w16du:dateUtc="2025-11-01T14:43:00Z">
              <w:rPr>
                <w:rFonts w:cs="Arial"/>
                <w:szCs w:val="24"/>
              </w:rPr>
            </w:rPrChange>
          </w:rPr>
          <w:delInstrText xml:space="preserve"> TOC \h \z \c "Figura" </w:delInstrText>
        </w:r>
        <w:r w:rsidDel="00605745">
          <w:rPr>
            <w:rFonts w:cs="Arial"/>
            <w:b w:val="0"/>
            <w:caps w:val="0"/>
            <w:szCs w:val="24"/>
            <w:lang w:eastAsia="ar-SA"/>
          </w:rPr>
          <w:fldChar w:fldCharType="separate"/>
        </w:r>
        <w:r w:rsidR="00BF5327" w:rsidDel="00605745">
          <w:rPr>
            <w:rFonts w:cs="Arial"/>
            <w:bCs/>
            <w:caps w:val="0"/>
            <w:noProof/>
            <w:szCs w:val="24"/>
            <w:lang w:val="en-US" w:eastAsia="ar-SA"/>
          </w:rPr>
          <w:delText>No table of figures entries found.</w:delText>
        </w:r>
        <w:r w:rsidDel="00605745">
          <w:fldChar w:fldCharType="end"/>
        </w:r>
      </w:del>
    </w:p>
    <w:p w14:paraId="590B591E" w14:textId="66876552" w:rsidR="00A36C8B" w:rsidRPr="00C57896" w:rsidDel="00605745" w:rsidRDefault="00A36C8B" w:rsidP="00591097">
      <w:pPr>
        <w:pStyle w:val="Ttulo-Sumrios"/>
        <w:rPr>
          <w:del w:id="92" w:author="Barbara Siebra" w:date="2025-11-01T12:28:00Z" w16du:dateUtc="2025-11-01T15:28:00Z"/>
          <w:lang w:val="en-US"/>
          <w:rPrChange w:id="93" w:author="Barbara Siebra" w:date="2025-11-01T11:43:00Z" w16du:dateUtc="2025-11-01T14:43:00Z">
            <w:rPr>
              <w:del w:id="94" w:author="Barbara Siebra" w:date="2025-11-01T12:28:00Z" w16du:dateUtc="2025-11-01T15:28:00Z"/>
            </w:rPr>
          </w:rPrChange>
        </w:rPr>
        <w:sectPr w:rsidR="00A36C8B" w:rsidRPr="00C57896" w:rsidDel="00605745" w:rsidSect="00A36C8B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366CB56" w14:textId="037D2A3C" w:rsidR="00A36C8B" w:rsidDel="00605745" w:rsidRDefault="00A36C8B" w:rsidP="00591097">
      <w:pPr>
        <w:pStyle w:val="Ttulo-Sumrios"/>
        <w:rPr>
          <w:del w:id="95" w:author="Barbara Siebra" w:date="2025-11-01T12:28:00Z" w16du:dateUtc="2025-11-01T15:28:00Z"/>
        </w:rPr>
      </w:pPr>
      <w:del w:id="96" w:author="Barbara Siebra" w:date="2025-11-01T12:28:00Z" w16du:dateUtc="2025-11-01T15:28:00Z">
        <w:r w:rsidRPr="00077AA6" w:rsidDel="00605745">
          <w:delText xml:space="preserve">LISTA DE </w:delText>
        </w:r>
        <w:r w:rsidDel="00605745">
          <w:delText>QUADROS</w:delText>
        </w:r>
      </w:del>
    </w:p>
    <w:p w14:paraId="27A9E2DC" w14:textId="6873E7A5" w:rsidR="00F17A45" w:rsidDel="00605745" w:rsidRDefault="00B118A1">
      <w:pPr>
        <w:pStyle w:val="ndicedeilustraes"/>
        <w:rPr>
          <w:del w:id="97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del w:id="98" w:author="Barbara Siebra" w:date="2025-11-01T12:28:00Z" w16du:dateUtc="2025-11-01T15:28:00Z">
        <w:r w:rsidDel="00605745">
          <w:fldChar w:fldCharType="begin"/>
        </w:r>
        <w:r w:rsidDel="00605745">
          <w:delInstrText xml:space="preserve"> TOC \h \z \c "Quadro" </w:delInstrText>
        </w:r>
        <w:r w:rsidDel="00605745">
          <w:fldChar w:fldCharType="separate"/>
        </w:r>
        <w:r w:rsidR="00F17A45" w:rsidDel="00605745">
          <w:fldChar w:fldCharType="begin"/>
        </w:r>
        <w:r w:rsidR="00F17A45" w:rsidDel="00605745">
          <w:delInstrText>HYPERLINK \l "_Toc169645325"</w:delInstrText>
        </w:r>
        <w:r w:rsidR="00F17A45" w:rsidDel="00605745">
          <w:fldChar w:fldCharType="separate"/>
        </w:r>
        <w:r w:rsidR="00F17A45" w:rsidRPr="00502C98" w:rsidDel="00605745">
          <w:rPr>
            <w:rStyle w:val="Hyperlink"/>
            <w:noProof/>
          </w:rPr>
          <w:delText>Quadro 1 – Quadro resumo das tarefas do PBL</w:delText>
        </w:r>
        <w:r w:rsidR="00F17A45" w:rsidDel="00605745">
          <w:rPr>
            <w:noProof/>
            <w:webHidden/>
          </w:rPr>
          <w:tab/>
        </w:r>
        <w:r w:rsidR="00F17A45" w:rsidDel="00605745">
          <w:rPr>
            <w:noProof/>
            <w:webHidden/>
          </w:rPr>
          <w:fldChar w:fldCharType="begin"/>
        </w:r>
        <w:r w:rsidR="00F17A45" w:rsidDel="00605745">
          <w:rPr>
            <w:noProof/>
            <w:webHidden/>
          </w:rPr>
          <w:delInstrText xml:space="preserve"> PAGEREF _Toc169645325 \h </w:delInstrText>
        </w:r>
        <w:r w:rsidR="00F17A45" w:rsidDel="00605745">
          <w:rPr>
            <w:noProof/>
            <w:webHidden/>
          </w:rPr>
        </w:r>
        <w:r w:rsidR="00F17A45" w:rsidDel="00605745">
          <w:rPr>
            <w:noProof/>
            <w:webHidden/>
          </w:rPr>
          <w:fldChar w:fldCharType="separate"/>
        </w:r>
        <w:r w:rsidR="00BF5327" w:rsidDel="00605745">
          <w:rPr>
            <w:noProof/>
            <w:webHidden/>
          </w:rPr>
          <w:delText>12</w:delText>
        </w:r>
        <w:r w:rsidR="00F17A45" w:rsidDel="00605745">
          <w:rPr>
            <w:noProof/>
            <w:webHidden/>
          </w:rPr>
          <w:fldChar w:fldCharType="end"/>
        </w:r>
        <w:r w:rsidR="00F17A45" w:rsidDel="00605745">
          <w:fldChar w:fldCharType="end"/>
        </w:r>
      </w:del>
    </w:p>
    <w:p w14:paraId="675FE214" w14:textId="7C47ECA1" w:rsidR="00A36C8B" w:rsidDel="00605745" w:rsidRDefault="00B118A1" w:rsidP="00591097">
      <w:pPr>
        <w:pStyle w:val="Ttulo-Sumrios"/>
        <w:rPr>
          <w:del w:id="99" w:author="Barbara Siebra" w:date="2025-11-01T12:28:00Z" w16du:dateUtc="2025-11-01T15:28:00Z"/>
        </w:rPr>
      </w:pPr>
      <w:del w:id="100" w:author="Barbara Siebra" w:date="2025-11-01T12:28:00Z" w16du:dateUtc="2025-11-01T15:28:00Z">
        <w:r w:rsidDel="00605745">
          <w:fldChar w:fldCharType="end"/>
        </w:r>
      </w:del>
    </w:p>
    <w:p w14:paraId="64710862" w14:textId="6E4DE9BA" w:rsidR="00A36C8B" w:rsidDel="00605745" w:rsidRDefault="00A36C8B" w:rsidP="00591097">
      <w:pPr>
        <w:pStyle w:val="Ttulo-Sumrios"/>
        <w:rPr>
          <w:del w:id="101" w:author="Barbara Siebra" w:date="2025-11-01T12:28:00Z" w16du:dateUtc="2025-11-01T15:28:00Z"/>
          <w:lang w:eastAsia="ar-SA"/>
        </w:rPr>
      </w:pPr>
    </w:p>
    <w:p w14:paraId="5F5B7FC0" w14:textId="3E0C6D8C" w:rsidR="00A36C8B" w:rsidDel="00605745" w:rsidRDefault="00A36C8B" w:rsidP="00591097">
      <w:pPr>
        <w:pStyle w:val="Ttulo-Sumrios"/>
        <w:rPr>
          <w:del w:id="102" w:author="Barbara Siebra" w:date="2025-11-01T12:28:00Z" w16du:dateUtc="2025-11-01T15:28:00Z"/>
          <w:lang w:eastAsia="ar-SA"/>
        </w:rPr>
      </w:pPr>
    </w:p>
    <w:p w14:paraId="5440D505" w14:textId="7DD359C4" w:rsidR="00A36C8B" w:rsidDel="00605745" w:rsidRDefault="00A36C8B" w:rsidP="00591097">
      <w:pPr>
        <w:pStyle w:val="Ttulo-Sumrios"/>
        <w:rPr>
          <w:del w:id="103" w:author="Barbara Siebra" w:date="2025-11-01T12:28:00Z" w16du:dateUtc="2025-11-01T15:28:00Z"/>
          <w:lang w:eastAsia="ar-SA"/>
        </w:rPr>
        <w:sectPr w:rsidR="00A36C8B" w:rsidDel="00605745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6390CB6" w14:textId="5A3FE229" w:rsidR="00A36C8B" w:rsidDel="00605745" w:rsidRDefault="00A36C8B" w:rsidP="00591097">
      <w:pPr>
        <w:pStyle w:val="Ttulo-Sumrios"/>
        <w:rPr>
          <w:del w:id="104" w:author="Barbara Siebra" w:date="2025-11-01T12:28:00Z" w16du:dateUtc="2025-11-01T15:28:00Z"/>
          <w:lang w:eastAsia="ar-SA"/>
        </w:rPr>
      </w:pPr>
      <w:del w:id="105" w:author="Barbara Siebra" w:date="2025-11-01T12:28:00Z" w16du:dateUtc="2025-11-01T15:28:00Z">
        <w:r w:rsidRPr="00077AA6" w:rsidDel="00605745">
          <w:delText xml:space="preserve">LISTA DE </w:delText>
        </w:r>
        <w:r w:rsidDel="00605745">
          <w:delText>TABELAS</w:delText>
        </w:r>
      </w:del>
    </w:p>
    <w:p w14:paraId="3541126E" w14:textId="7B9616CC" w:rsidR="00A36C8B" w:rsidDel="00605745" w:rsidRDefault="00B118A1" w:rsidP="00591097">
      <w:pPr>
        <w:pStyle w:val="Ttulo-Sumrios"/>
        <w:rPr>
          <w:del w:id="106" w:author="Barbara Siebra" w:date="2025-11-01T12:28:00Z" w16du:dateUtc="2025-11-01T15:28:00Z"/>
          <w:lang w:eastAsia="ar-SA"/>
        </w:rPr>
      </w:pPr>
      <w:del w:id="107" w:author="Barbara Siebra" w:date="2025-11-01T12:28:00Z" w16du:dateUtc="2025-11-01T15:28:00Z">
        <w:r w:rsidDel="00605745">
          <w:rPr>
            <w:rFonts w:cs="Calibri"/>
            <w:b w:val="0"/>
            <w:caps w:val="0"/>
          </w:rPr>
          <w:fldChar w:fldCharType="begin"/>
        </w:r>
        <w:r w:rsidDel="00605745">
          <w:delInstrText xml:space="preserve"> TOC \h \z \c "Tabela" </w:delInstrText>
        </w:r>
        <w:r w:rsidDel="00605745">
          <w:rPr>
            <w:rFonts w:cs="Calibri"/>
            <w:b w:val="0"/>
            <w:caps w:val="0"/>
          </w:rPr>
          <w:fldChar w:fldCharType="separate"/>
        </w:r>
        <w:r w:rsidR="00BF5327" w:rsidRPr="00C57896" w:rsidDel="00605745">
          <w:rPr>
            <w:rFonts w:cs="Calibri"/>
            <w:bCs/>
            <w:caps w:val="0"/>
            <w:noProof/>
            <w:rPrChange w:id="108" w:author="Barbara Siebra" w:date="2025-11-01T11:57:00Z" w16du:dateUtc="2025-11-01T14:57:00Z">
              <w:rPr>
                <w:rFonts w:cs="Calibri"/>
                <w:bCs/>
                <w:caps w:val="0"/>
                <w:noProof/>
                <w:lang w:val="en-US"/>
              </w:rPr>
            </w:rPrChange>
          </w:rPr>
          <w:delText>No table of figures entries found.</w:delText>
        </w:r>
        <w:r w:rsidDel="00605745">
          <w:rPr>
            <w:lang w:eastAsia="ar-SA"/>
          </w:rPr>
          <w:fldChar w:fldCharType="end"/>
        </w:r>
        <w:r w:rsidR="00A36C8B" w:rsidDel="00605745">
          <w:rPr>
            <w:lang w:eastAsia="ar-SA"/>
          </w:rPr>
          <w:br w:type="page"/>
          <w:delText>LISTA DE CÓDIGOS-FONTE</w:delText>
        </w:r>
      </w:del>
    </w:p>
    <w:p w14:paraId="181D49C9" w14:textId="2A15C75C" w:rsidR="002E35AE" w:rsidDel="00605745" w:rsidRDefault="00B118A1" w:rsidP="00591097">
      <w:pPr>
        <w:pStyle w:val="Ttulo-Sumrios"/>
        <w:rPr>
          <w:del w:id="109" w:author="Barbara Siebra" w:date="2025-11-01T12:28:00Z" w16du:dateUtc="2025-11-01T15:28:00Z"/>
          <w:lang w:eastAsia="ar-SA"/>
        </w:rPr>
      </w:pPr>
      <w:del w:id="110" w:author="Barbara Siebra" w:date="2025-11-01T12:28:00Z" w16du:dateUtc="2025-11-01T15:28:00Z">
        <w:r w:rsidDel="00605745">
          <w:rPr>
            <w:rFonts w:cs="Arial"/>
            <w:b w:val="0"/>
            <w:caps w:val="0"/>
            <w:lang w:eastAsia="ar-SA"/>
          </w:rPr>
          <w:fldChar w:fldCharType="begin"/>
        </w:r>
        <w:r w:rsidRPr="00C57896" w:rsidDel="00605745">
          <w:rPr>
            <w:rFonts w:cs="Arial"/>
            <w:lang w:val="en-US"/>
            <w:rPrChange w:id="111" w:author="Barbara Siebra" w:date="2025-11-01T11:43:00Z" w16du:dateUtc="2025-11-01T14:43:00Z">
              <w:rPr>
                <w:rFonts w:cs="Arial"/>
              </w:rPr>
            </w:rPrChange>
          </w:rPr>
          <w:delInstrText xml:space="preserve"> TOC \h \z \c "Código Fonte" </w:delInstrText>
        </w:r>
        <w:r w:rsidDel="00605745">
          <w:rPr>
            <w:rFonts w:cs="Arial"/>
            <w:b w:val="0"/>
            <w:caps w:val="0"/>
            <w:lang w:eastAsia="ar-SA"/>
          </w:rPr>
          <w:fldChar w:fldCharType="separate"/>
        </w:r>
        <w:r w:rsidR="00F17A45" w:rsidDel="00605745">
          <w:rPr>
            <w:rFonts w:cs="Arial"/>
            <w:bCs/>
            <w:caps w:val="0"/>
            <w:noProof/>
            <w:lang w:val="en-US" w:eastAsia="ar-SA"/>
          </w:rPr>
          <w:delText>No table of figures entries found.</w:delText>
        </w:r>
        <w:r w:rsidDel="00605745">
          <w:rPr>
            <w:rFonts w:cs="Arial"/>
          </w:rPr>
          <w:fldChar w:fldCharType="end"/>
        </w:r>
        <w:r w:rsidR="00A36C8B" w:rsidRPr="00C57896" w:rsidDel="00605745">
          <w:rPr>
            <w:rFonts w:cs="Arial"/>
            <w:lang w:val="en-US"/>
            <w:rPrChange w:id="112" w:author="Barbara Siebra" w:date="2025-11-01T11:43:00Z" w16du:dateUtc="2025-11-01T14:43:00Z">
              <w:rPr>
                <w:rFonts w:cs="Arial"/>
              </w:rPr>
            </w:rPrChange>
          </w:rPr>
          <w:br w:type="page"/>
        </w:r>
        <w:r w:rsidR="002E35AE" w:rsidDel="00605745">
          <w:rPr>
            <w:lang w:eastAsia="ar-SA"/>
          </w:rPr>
          <w:delText>LISTA DE ComandoS de prompt do sistema operacional</w:delText>
        </w:r>
      </w:del>
    </w:p>
    <w:p w14:paraId="5ADCE7E0" w14:textId="12321A69" w:rsidR="002E35AE" w:rsidRPr="00C57896" w:rsidDel="00605745" w:rsidRDefault="002E35AE" w:rsidP="00591097">
      <w:pPr>
        <w:pStyle w:val="Ttulo-Sumrios"/>
        <w:rPr>
          <w:del w:id="113" w:author="Barbara Siebra" w:date="2025-11-01T12:28:00Z" w16du:dateUtc="2025-11-01T15:28:00Z"/>
          <w:lang w:val="en-US"/>
          <w:rPrChange w:id="114" w:author="Barbara Siebra" w:date="2025-11-01T11:43:00Z" w16du:dateUtc="2025-11-01T14:43:00Z">
            <w:rPr>
              <w:del w:id="115" w:author="Barbara Siebra" w:date="2025-11-01T12:28:00Z" w16du:dateUtc="2025-11-01T15:28:00Z"/>
            </w:rPr>
          </w:rPrChange>
        </w:rPr>
      </w:pPr>
      <w:del w:id="116" w:author="Barbara Siebra" w:date="2025-11-01T12:28:00Z" w16du:dateUtc="2025-11-01T15:28:00Z">
        <w:r w:rsidDel="00605745">
          <w:rPr>
            <w:rFonts w:cs="Arial"/>
            <w:b w:val="0"/>
            <w:caps w:val="0"/>
          </w:rPr>
          <w:fldChar w:fldCharType="begin"/>
        </w:r>
        <w:r w:rsidRPr="00C57896" w:rsidDel="00605745">
          <w:rPr>
            <w:rFonts w:cs="Arial"/>
            <w:lang w:val="en-US"/>
            <w:rPrChange w:id="117" w:author="Barbara Siebra" w:date="2025-11-01T11:43:00Z" w16du:dateUtc="2025-11-01T14:43:00Z">
              <w:rPr>
                <w:rFonts w:cs="Arial"/>
              </w:rPr>
            </w:rPrChange>
          </w:rPr>
          <w:delInstrText xml:space="preserve"> TOC \h \z \c "Comandos de prompt " </w:delInstrText>
        </w:r>
        <w:r w:rsidDel="00605745">
          <w:rPr>
            <w:rFonts w:cs="Arial"/>
            <w:b w:val="0"/>
            <w:caps w:val="0"/>
          </w:rPr>
          <w:fldChar w:fldCharType="separate"/>
        </w:r>
        <w:r w:rsidR="00276B2B" w:rsidDel="00605745">
          <w:rPr>
            <w:rFonts w:cs="Arial"/>
            <w:bCs/>
            <w:caps w:val="0"/>
            <w:noProof/>
            <w:lang w:val="en-US"/>
          </w:rPr>
          <w:delText>No table of figures entries found.</w:delText>
        </w:r>
        <w:r w:rsidDel="00605745">
          <w:rPr>
            <w:lang w:eastAsia="ar-SA"/>
          </w:rPr>
          <w:fldChar w:fldCharType="end"/>
        </w:r>
      </w:del>
    </w:p>
    <w:p w14:paraId="67B85FA7" w14:textId="272BEAB0" w:rsidR="00A36C8B" w:rsidRPr="00C57896" w:rsidDel="00605745" w:rsidRDefault="00A36C8B" w:rsidP="00591097">
      <w:pPr>
        <w:pStyle w:val="Ttulo-Sumrios"/>
        <w:rPr>
          <w:del w:id="118" w:author="Barbara Siebra" w:date="2025-11-01T12:28:00Z" w16du:dateUtc="2025-11-01T15:28:00Z"/>
          <w:lang w:val="en-US"/>
          <w:rPrChange w:id="119" w:author="Barbara Siebra" w:date="2025-11-01T11:43:00Z" w16du:dateUtc="2025-11-01T14:43:00Z">
            <w:rPr>
              <w:del w:id="120" w:author="Barbara Siebra" w:date="2025-11-01T12:28:00Z" w16du:dateUtc="2025-11-01T15:28:00Z"/>
            </w:rPr>
          </w:rPrChange>
        </w:rPr>
      </w:pPr>
    </w:p>
    <w:p w14:paraId="273A7D5C" w14:textId="5AD732C9" w:rsidR="00A36C8B" w:rsidRPr="00C57896" w:rsidDel="00605745" w:rsidRDefault="00A36C8B" w:rsidP="002E35AE">
      <w:pPr>
        <w:pStyle w:val="Comandodeprompt"/>
        <w:framePr w:wrap="around"/>
        <w:rPr>
          <w:del w:id="121" w:author="Barbara Siebra" w:date="2025-11-01T12:28:00Z" w16du:dateUtc="2025-11-01T15:28:00Z"/>
          <w:lang w:val="en-US"/>
          <w:rPrChange w:id="122" w:author="Barbara Siebra" w:date="2025-11-01T11:43:00Z" w16du:dateUtc="2025-11-01T14:43:00Z">
            <w:rPr>
              <w:del w:id="123" w:author="Barbara Siebra" w:date="2025-11-01T12:28:00Z" w16du:dateUtc="2025-11-01T15:28:00Z"/>
            </w:rPr>
          </w:rPrChange>
        </w:rPr>
        <w:sectPr w:rsidR="00A36C8B" w:rsidRPr="00C57896" w:rsidDel="00605745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5B6BC43D" w:rsidR="00987BE0" w:rsidRPr="00316877" w:rsidDel="00605745" w:rsidRDefault="00987BE0" w:rsidP="00591097">
      <w:pPr>
        <w:pStyle w:val="Ttulo-Sumrios"/>
        <w:rPr>
          <w:del w:id="124" w:author="Barbara Siebra" w:date="2025-11-01T12:28:00Z" w16du:dateUtc="2025-11-01T15:28:00Z"/>
        </w:rPr>
      </w:pPr>
      <w:del w:id="125" w:author="Barbara Siebra" w:date="2025-11-01T12:28:00Z" w16du:dateUtc="2025-11-01T15:28:00Z">
        <w:r w:rsidRPr="00316877" w:rsidDel="00605745">
          <w:delText>Sumário</w:delText>
        </w:r>
      </w:del>
    </w:p>
    <w:p w14:paraId="0D9E9B71" w14:textId="5193524F" w:rsidR="00BF5327" w:rsidDel="00605745" w:rsidRDefault="00987BE0">
      <w:pPr>
        <w:pStyle w:val="Sumrio1"/>
        <w:rPr>
          <w:del w:id="126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27" w:author="Barbara Siebra" w:date="2025-11-01T12:28:00Z" w16du:dateUtc="2025-11-01T15:28:00Z">
        <w:r w:rsidDel="00605745">
          <w:fldChar w:fldCharType="begin"/>
        </w:r>
        <w:r w:rsidDel="00605745">
          <w:delInstrText xml:space="preserve"> TOC \o "1-3" \h \z \u </w:delInstrText>
        </w:r>
        <w:r w:rsidDel="00605745">
          <w:fldChar w:fldCharType="separate"/>
        </w:r>
        <w:r w:rsidR="00BF5327" w:rsidDel="00605745">
          <w:fldChar w:fldCharType="begin"/>
        </w:r>
        <w:r w:rsidR="00BF5327" w:rsidDel="00605745">
          <w:delInstrText>HYPERLINK \l "_Toc174946204"</w:delInstrText>
        </w:r>
        <w:r w:rsidR="00BF5327" w:rsidDel="00605745">
          <w:fldChar w:fldCharType="separate"/>
        </w:r>
        <w:r w:rsidR="00BF5327" w:rsidRPr="00E15ABB" w:rsidDel="00605745">
          <w:rPr>
            <w:rStyle w:val="Hyperlink"/>
          </w:rPr>
          <w:delText>Potencializando o desempenho com NoSQL</w:delText>
        </w:r>
        <w:r w:rsidR="00BF5327" w:rsidDel="00605745">
          <w:rPr>
            <w:webHidden/>
          </w:rPr>
          <w:tab/>
        </w:r>
        <w:r w:rsidR="00BF5327" w:rsidDel="00605745">
          <w:rPr>
            <w:webHidden/>
          </w:rPr>
          <w:fldChar w:fldCharType="begin"/>
        </w:r>
        <w:r w:rsidR="00BF5327" w:rsidDel="00605745">
          <w:rPr>
            <w:webHidden/>
          </w:rPr>
          <w:delInstrText xml:space="preserve"> PAGEREF _Toc174946204 \h </w:delInstrText>
        </w:r>
        <w:r w:rsidR="00BF5327" w:rsidDel="00605745">
          <w:rPr>
            <w:webHidden/>
          </w:rPr>
        </w:r>
        <w:r w:rsidR="00BF5327" w:rsidDel="00605745">
          <w:rPr>
            <w:webHidden/>
          </w:rPr>
          <w:fldChar w:fldCharType="separate"/>
        </w:r>
        <w:r w:rsidR="00BF5327" w:rsidDel="00605745">
          <w:rPr>
            <w:webHidden/>
          </w:rPr>
          <w:delText>11</w:delText>
        </w:r>
        <w:r w:rsidR="00BF5327" w:rsidDel="00605745">
          <w:rPr>
            <w:webHidden/>
          </w:rPr>
          <w:fldChar w:fldCharType="end"/>
        </w:r>
        <w:r w:rsidR="00BF5327" w:rsidDel="00605745">
          <w:fldChar w:fldCharType="end"/>
        </w:r>
      </w:del>
    </w:p>
    <w:p w14:paraId="18BDEE75" w14:textId="0D390D61" w:rsidR="00BF5327" w:rsidDel="00605745" w:rsidRDefault="00BF5327">
      <w:pPr>
        <w:pStyle w:val="Sumrio1"/>
        <w:rPr>
          <w:del w:id="128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29" w:author="Barbara Siebra" w:date="2025-11-01T12:28:00Z" w16du:dateUtc="2025-11-01T15:28:00Z">
        <w:r w:rsidDel="00605745">
          <w:fldChar w:fldCharType="begin"/>
        </w:r>
        <w:r w:rsidDel="00605745">
          <w:delInstrText>HYPERLINK \l "_Toc174946205"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1 iNSTRUÇÕES PARA USO DO TEMPLATE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_Toc174946205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11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4971BF04" w14:textId="10F7C0CD" w:rsidR="00BF5327" w:rsidDel="00605745" w:rsidRDefault="00BF5327">
      <w:pPr>
        <w:pStyle w:val="Sumrio2"/>
        <w:rPr>
          <w:del w:id="130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31" w:author="Barbara Siebra" w:date="2025-11-01T12:28:00Z" w16du:dateUtc="2025-11-01T15:28:00Z">
        <w:r w:rsidDel="00605745">
          <w:fldChar w:fldCharType="begin"/>
        </w:r>
        <w:r w:rsidDel="00605745">
          <w:delInstrText>HYPERLINK \l "_Toc174946206"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1.1 Template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_Toc174946206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11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2BB9E55B" w14:textId="4D93ADBD" w:rsidR="00BF5327" w:rsidDel="00605745" w:rsidRDefault="00BF5327">
      <w:pPr>
        <w:pStyle w:val="Sumrio2"/>
        <w:rPr>
          <w:del w:id="132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33" w:author="Barbara Siebra" w:date="2025-11-01T12:28:00Z" w16du:dateUtc="2025-11-01T15:28:00Z">
        <w:r w:rsidDel="00605745">
          <w:fldChar w:fldCharType="begin"/>
        </w:r>
        <w:r w:rsidDel="00605745">
          <w:delInstrText>HYPERLINK \l "_Toc174946207"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1.1 Instruções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_Toc174946207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11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15A092ED" w14:textId="4AF7B453" w:rsidR="00BF5327" w:rsidDel="00605745" w:rsidRDefault="00BF5327">
      <w:pPr>
        <w:pStyle w:val="Sumrio1"/>
        <w:rPr>
          <w:del w:id="134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35" w:author="Barbara Siebra" w:date="2025-11-01T12:28:00Z" w16du:dateUtc="2025-11-01T15:28:00Z">
        <w:r w:rsidDel="00605745">
          <w:fldChar w:fldCharType="begin"/>
        </w:r>
        <w:r w:rsidDel="00605745">
          <w:delInstrText>HYPERLINK \l "_Toc174946208"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2 Contextualização do papel da TI em relação à LGPD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_Toc174946208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12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4C3150C9" w14:textId="6934EFAC" w:rsidR="00BF5327" w:rsidDel="00605745" w:rsidRDefault="00BF5327">
      <w:pPr>
        <w:pStyle w:val="Sumrio2"/>
        <w:rPr>
          <w:del w:id="136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37" w:author="Barbara Siebra" w:date="2025-11-01T12:28:00Z" w16du:dateUtc="2025-11-01T15:28:00Z">
        <w:r w:rsidDel="00605745">
          <w:fldChar w:fldCharType="begin"/>
        </w:r>
        <w:r w:rsidDel="00605745">
          <w:delInstrText>HYPERLINK \l "_Toc174946209"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2.1 Aplicação da LGPD nas tarefas da TI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_Toc174946209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12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1AF4FBD3" w14:textId="0CCE7169" w:rsidR="00BF5327" w:rsidDel="00605745" w:rsidRDefault="00BF5327">
      <w:pPr>
        <w:pStyle w:val="Sumrio2"/>
        <w:rPr>
          <w:del w:id="138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39" w:author="Barbara Siebra" w:date="2025-11-01T12:28:00Z" w16du:dateUtc="2025-11-01T15:28:00Z">
        <w:r w:rsidDel="00605745">
          <w:fldChar w:fldCharType="begin"/>
        </w:r>
        <w:r w:rsidDel="00605745">
          <w:delInstrText>HYPERLINK \l "_Toc174946210"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2.2 Aplicação da LGPD na plataforma de eCommerce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_Toc174946210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12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436D8819" w14:textId="45567DD3" w:rsidR="00BF5327" w:rsidDel="00605745" w:rsidRDefault="00BF5327">
      <w:pPr>
        <w:pStyle w:val="Sumrio1"/>
        <w:rPr>
          <w:del w:id="140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41" w:author="Barbara Siebra" w:date="2025-11-01T12:28:00Z" w16du:dateUtc="2025-11-01T15:28:00Z">
        <w:r w:rsidDel="00605745">
          <w:fldChar w:fldCharType="begin"/>
        </w:r>
        <w:r w:rsidDel="00605745">
          <w:delInstrText>HYPERLINK \l "_Toc174946211"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3 RECOMENDAÇÕES DE PROTEÇÃO AOS DADOS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_Toc174946211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12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5C0AF4A2" w14:textId="2B73269C" w:rsidR="00BF5327" w:rsidDel="00605745" w:rsidRDefault="00BF5327">
      <w:pPr>
        <w:pStyle w:val="Sumrio2"/>
        <w:rPr>
          <w:del w:id="142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43" w:author="Barbara Siebra" w:date="2025-11-01T12:28:00Z" w16du:dateUtc="2025-11-01T15:28:00Z">
        <w:r w:rsidDel="00605745">
          <w:fldChar w:fldCharType="begin"/>
        </w:r>
        <w:r w:rsidDel="00605745">
          <w:delInstrText>HYPERLINK \l "_Toc174946212"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3.1 Recomendação 1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_Toc174946212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12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2B57C49E" w14:textId="34DDE333" w:rsidR="00BF5327" w:rsidDel="00605745" w:rsidRDefault="00BF5327">
      <w:pPr>
        <w:pStyle w:val="Sumrio2"/>
        <w:rPr>
          <w:del w:id="144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45" w:author="Barbara Siebra" w:date="2025-11-01T12:28:00Z" w16du:dateUtc="2025-11-01T15:28:00Z">
        <w:r w:rsidDel="00605745">
          <w:fldChar w:fldCharType="begin"/>
        </w:r>
        <w:r w:rsidDel="00605745">
          <w:delInstrText>HYPERLINK \l "_Toc174946213"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3.2 Recomendação 2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_Toc174946213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13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611EAC1A" w14:textId="297D9888" w:rsidR="00BF5327" w:rsidDel="00605745" w:rsidRDefault="00BF5327">
      <w:pPr>
        <w:pStyle w:val="Sumrio1"/>
        <w:rPr>
          <w:del w:id="146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47" w:author="Barbara Siebra" w:date="2025-11-01T12:28:00Z" w16du:dateUtc="2025-11-01T15:28:00Z">
        <w:r w:rsidDel="00605745">
          <w:fldChar w:fldCharType="begin"/>
        </w:r>
        <w:r w:rsidDel="00605745">
          <w:delInstrText>HYPERLINK \l "_Toc174946214"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4 ANONIMIZAÇÃO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_Toc174946214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13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70BD3EF4" w14:textId="06DB7A71" w:rsidR="00BF5327" w:rsidDel="00605745" w:rsidRDefault="00BF5327">
      <w:pPr>
        <w:pStyle w:val="Sumrio2"/>
        <w:rPr>
          <w:del w:id="148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49" w:author="Barbara Siebra" w:date="2025-11-01T12:28:00Z" w16du:dateUtc="2025-11-01T15:28:00Z">
        <w:r w:rsidDel="00605745">
          <w:fldChar w:fldCharType="begin"/>
        </w:r>
        <w:r w:rsidDel="00605745">
          <w:delInstrText>HYPERLINK \l "_Toc174946215"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4.1 Relação de Dados de Clientes Disponíveis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_Toc174946215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13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27250ADB" w14:textId="008D8012" w:rsidR="00BF5327" w:rsidDel="00605745" w:rsidRDefault="00BF5327">
      <w:pPr>
        <w:pStyle w:val="Sumrio2"/>
        <w:rPr>
          <w:del w:id="150" w:author="Barbara Siebra" w:date="2025-11-01T12:28:00Z" w16du:dateUtc="2025-11-01T15:28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del w:id="151" w:author="Barbara Siebra" w:date="2025-11-01T12:28:00Z" w16du:dateUtc="2025-11-01T15:28:00Z">
        <w:r w:rsidDel="00605745">
          <w:fldChar w:fldCharType="begin"/>
        </w:r>
        <w:r w:rsidDel="00605745">
          <w:delInstrText>HYPERLINK \l "_Toc174946216"</w:delInstrText>
        </w:r>
        <w:r w:rsidDel="00605745">
          <w:fldChar w:fldCharType="separate"/>
        </w:r>
        <w:r w:rsidRPr="00E15ABB" w:rsidDel="00605745">
          <w:rPr>
            <w:rStyle w:val="Hyperlink"/>
            <w:noProof/>
          </w:rPr>
          <w:delText>4.1 Definição de Dados para Anonimização</w:delText>
        </w:r>
        <w:r w:rsidDel="00605745">
          <w:rPr>
            <w:noProof/>
            <w:webHidden/>
          </w:rPr>
          <w:tab/>
        </w:r>
        <w:r w:rsidDel="00605745">
          <w:rPr>
            <w:noProof/>
            <w:webHidden/>
          </w:rPr>
          <w:fldChar w:fldCharType="begin"/>
        </w:r>
        <w:r w:rsidDel="00605745">
          <w:rPr>
            <w:noProof/>
            <w:webHidden/>
          </w:rPr>
          <w:delInstrText xml:space="preserve"> PAGEREF _Toc174946216 \h </w:delInstrText>
        </w:r>
        <w:r w:rsidDel="00605745">
          <w:rPr>
            <w:noProof/>
            <w:webHidden/>
          </w:rPr>
        </w:r>
        <w:r w:rsidDel="00605745">
          <w:rPr>
            <w:noProof/>
            <w:webHidden/>
          </w:rPr>
          <w:fldChar w:fldCharType="separate"/>
        </w:r>
        <w:r w:rsidDel="00605745">
          <w:rPr>
            <w:noProof/>
            <w:webHidden/>
          </w:rPr>
          <w:delText>13</w:delText>
        </w:r>
        <w:r w:rsidDel="00605745">
          <w:rPr>
            <w:noProof/>
            <w:webHidden/>
          </w:rPr>
          <w:fldChar w:fldCharType="end"/>
        </w:r>
        <w:r w:rsidDel="00605745">
          <w:fldChar w:fldCharType="end"/>
        </w:r>
      </w:del>
    </w:p>
    <w:p w14:paraId="531E42E8" w14:textId="7E1143D6" w:rsidR="00BF5327" w:rsidDel="00605745" w:rsidRDefault="00BF5327">
      <w:pPr>
        <w:pStyle w:val="Sumrio1"/>
        <w:rPr>
          <w:del w:id="152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53" w:author="Barbara Siebra" w:date="2025-11-01T12:28:00Z" w16du:dateUtc="2025-11-01T15:28:00Z">
        <w:r w:rsidDel="00605745">
          <w:fldChar w:fldCharType="begin"/>
        </w:r>
        <w:r w:rsidDel="00605745">
          <w:delInstrText>HYPERLINK \l "_Toc174946217"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REFERÊNCIAS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_Toc174946217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13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4AF9A5D5" w14:textId="75D13F8A" w:rsidR="00BF5327" w:rsidDel="00605745" w:rsidRDefault="00BF5327">
      <w:pPr>
        <w:pStyle w:val="Sumrio1"/>
        <w:rPr>
          <w:del w:id="154" w:author="Barbara Siebra" w:date="2025-11-01T12:28:00Z" w16du:dateUtc="2025-11-01T15:28:00Z"/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del w:id="155" w:author="Barbara Siebra" w:date="2025-11-01T12:28:00Z" w16du:dateUtc="2025-11-01T15:28:00Z">
        <w:r w:rsidDel="00605745">
          <w:fldChar w:fldCharType="begin"/>
        </w:r>
        <w:r w:rsidDel="00605745">
          <w:delInstrText>HYPERLINK \l "_Toc174946218"</w:delInstrText>
        </w:r>
        <w:r w:rsidDel="00605745">
          <w:fldChar w:fldCharType="separate"/>
        </w:r>
        <w:r w:rsidRPr="00E15ABB" w:rsidDel="00605745">
          <w:rPr>
            <w:rStyle w:val="Hyperlink"/>
          </w:rPr>
          <w:delText>GLOSSÁRIO</w:delText>
        </w:r>
        <w:r w:rsidDel="00605745">
          <w:rPr>
            <w:webHidden/>
          </w:rPr>
          <w:tab/>
        </w:r>
        <w:r w:rsidDel="00605745">
          <w:rPr>
            <w:webHidden/>
          </w:rPr>
          <w:fldChar w:fldCharType="begin"/>
        </w:r>
        <w:r w:rsidDel="00605745">
          <w:rPr>
            <w:webHidden/>
          </w:rPr>
          <w:delInstrText xml:space="preserve"> PAGEREF _Toc174946218 \h </w:delInstrText>
        </w:r>
        <w:r w:rsidDel="00605745">
          <w:rPr>
            <w:webHidden/>
          </w:rPr>
        </w:r>
        <w:r w:rsidDel="00605745">
          <w:rPr>
            <w:webHidden/>
          </w:rPr>
          <w:fldChar w:fldCharType="separate"/>
        </w:r>
        <w:r w:rsidDel="00605745">
          <w:rPr>
            <w:webHidden/>
          </w:rPr>
          <w:delText>14</w:delText>
        </w:r>
        <w:r w:rsidDel="00605745">
          <w:rPr>
            <w:webHidden/>
          </w:rPr>
          <w:fldChar w:fldCharType="end"/>
        </w:r>
        <w:r w:rsidDel="00605745">
          <w:fldChar w:fldCharType="end"/>
        </w:r>
      </w:del>
    </w:p>
    <w:p w14:paraId="5CDA8CF9" w14:textId="74843B93" w:rsidR="00987BE0" w:rsidDel="00605745" w:rsidRDefault="00987BE0" w:rsidP="00987BE0">
      <w:pPr>
        <w:rPr>
          <w:del w:id="156" w:author="Barbara Siebra" w:date="2025-11-01T12:28:00Z" w16du:dateUtc="2025-11-01T15:28:00Z"/>
        </w:rPr>
      </w:pPr>
      <w:del w:id="157" w:author="Barbara Siebra" w:date="2025-11-01T12:28:00Z" w16du:dateUtc="2025-11-01T15:28:00Z">
        <w:r w:rsidDel="00605745">
          <w:fldChar w:fldCharType="end"/>
        </w:r>
      </w:del>
    </w:p>
    <w:p w14:paraId="475F19B4" w14:textId="48B67C29" w:rsidR="00A36C8B" w:rsidDel="00605745" w:rsidRDefault="00A36C8B" w:rsidP="00591097">
      <w:pPr>
        <w:pStyle w:val="Ttulo-Sumrios"/>
        <w:rPr>
          <w:del w:id="158" w:author="Barbara Siebra" w:date="2025-11-01T12:28:00Z" w16du:dateUtc="2025-11-01T15:28:00Z"/>
        </w:rPr>
      </w:pPr>
      <w:del w:id="159" w:author="Barbara Siebra" w:date="2025-11-01T12:28:00Z" w16du:dateUtc="2025-11-01T15:28:00Z">
        <w:r w:rsidDel="00605745">
          <w:delText xml:space="preserve"> </w:delText>
        </w:r>
      </w:del>
    </w:p>
    <w:p w14:paraId="2669E1CA" w14:textId="18CA3222" w:rsidR="00AB2BE5" w:rsidDel="00605745" w:rsidRDefault="00AB2BE5">
      <w:pPr>
        <w:spacing w:after="160" w:line="259" w:lineRule="auto"/>
        <w:ind w:firstLine="0"/>
        <w:jc w:val="left"/>
        <w:rPr>
          <w:del w:id="160" w:author="Barbara Siebra" w:date="2025-11-01T12:28:00Z" w16du:dateUtc="2025-11-01T15:28:00Z"/>
          <w:rFonts w:cs="Arial"/>
          <w:lang w:eastAsia="ar-SA"/>
        </w:rPr>
      </w:pPr>
      <w:del w:id="161" w:author="Barbara Siebra" w:date="2025-11-01T12:28:00Z" w16du:dateUtc="2025-11-01T15:28:00Z">
        <w:r w:rsidDel="00605745">
          <w:rPr>
            <w:rFonts w:cs="Arial"/>
          </w:rPr>
          <w:br w:type="page"/>
        </w:r>
      </w:del>
    </w:p>
    <w:p w14:paraId="6E9B8BAB" w14:textId="048E5179" w:rsidR="000F0E4E" w:rsidRPr="00C73210" w:rsidDel="00605745" w:rsidRDefault="00F878D3" w:rsidP="00C73210">
      <w:pPr>
        <w:pStyle w:val="Ttulo1"/>
        <w:rPr>
          <w:del w:id="162" w:author="Barbara Siebra" w:date="2025-11-01T12:28:00Z" w16du:dateUtc="2025-11-01T15:28:00Z"/>
        </w:rPr>
      </w:pPr>
      <w:bookmarkStart w:id="163" w:name="_Toc174946204"/>
      <w:del w:id="164" w:author="Barbara Siebra" w:date="2025-11-01T12:28:00Z" w16du:dateUtc="2025-11-01T15:28:00Z">
        <w:r w:rsidRPr="00BC3392" w:rsidDel="00605745">
          <w:rPr>
            <w:rStyle w:val="Forte"/>
            <w:b/>
          </w:rPr>
          <w:delText>Potencializando o desempenho com NoSQL</w:delText>
        </w:r>
        <w:bookmarkEnd w:id="163"/>
        <w:r w:rsidR="00BC3392" w:rsidRPr="00BC3392" w:rsidDel="00605745">
          <w:delText xml:space="preserve"> </w:delText>
        </w:r>
      </w:del>
    </w:p>
    <w:p w14:paraId="4707BC3A" w14:textId="759A1F8E" w:rsidR="00987BE0" w:rsidRPr="00A36C8B" w:rsidDel="00605745" w:rsidRDefault="00C73210" w:rsidP="00A36C8B">
      <w:pPr>
        <w:pStyle w:val="Ttulo1"/>
        <w:rPr>
          <w:del w:id="165" w:author="Barbara Siebra" w:date="2025-11-01T12:28:00Z" w16du:dateUtc="2025-11-01T15:28:00Z"/>
        </w:rPr>
      </w:pPr>
      <w:bookmarkStart w:id="166" w:name="_Toc174946205"/>
      <w:del w:id="167" w:author="Barbara Siebra" w:date="2025-11-01T12:28:00Z" w16du:dateUtc="2025-11-01T15:28:00Z">
        <w:r w:rsidDel="00605745">
          <w:delText>1</w:delText>
        </w:r>
        <w:r w:rsidR="00A36C8B" w:rsidDel="00605745">
          <w:delText xml:space="preserve"> </w:delText>
        </w:r>
        <w:r w:rsidR="00BC3392" w:rsidDel="00605745">
          <w:delText>iN</w:delText>
        </w:r>
        <w:r w:rsidR="00A466EE" w:rsidDel="00605745">
          <w:delText>S</w:delText>
        </w:r>
        <w:r w:rsidR="00BC3392" w:rsidDel="00605745">
          <w:delText>TRUÇÕES PARA USO DO TEMPLATE</w:delText>
        </w:r>
        <w:bookmarkEnd w:id="166"/>
      </w:del>
    </w:p>
    <w:p w14:paraId="0ECCDF9B" w14:textId="77DE3903" w:rsidR="00987BE0" w:rsidRPr="000F0E4E" w:rsidDel="00605745" w:rsidRDefault="00A36C8B" w:rsidP="00F643C9">
      <w:pPr>
        <w:pStyle w:val="Ttulo2"/>
        <w:rPr>
          <w:del w:id="168" w:author="Barbara Siebra" w:date="2025-11-01T12:28:00Z" w16du:dateUtc="2025-11-01T15:28:00Z"/>
        </w:rPr>
      </w:pPr>
      <w:bookmarkStart w:id="169" w:name="_Toc174946206"/>
      <w:del w:id="170" w:author="Barbara Siebra" w:date="2025-11-01T12:28:00Z" w16du:dateUtc="2025-11-01T15:28:00Z">
        <w:r w:rsidDel="00605745">
          <w:delText xml:space="preserve">1.1 </w:delText>
        </w:r>
        <w:r w:rsidR="00C45868" w:rsidDel="00605745">
          <w:delText>Template</w:delText>
        </w:r>
        <w:bookmarkEnd w:id="169"/>
      </w:del>
    </w:p>
    <w:p w14:paraId="0C124A23" w14:textId="2D8B1AE1" w:rsidR="00987BE0" w:rsidRPr="00C57896" w:rsidDel="00605745" w:rsidRDefault="00C45868" w:rsidP="00A36C8B">
      <w:pPr>
        <w:rPr>
          <w:del w:id="171" w:author="Barbara Siebra" w:date="2025-11-01T12:28:00Z" w16du:dateUtc="2025-11-01T15:28:00Z"/>
          <w:rPrChange w:id="172" w:author="Barbara Siebra" w:date="2025-11-01T11:43:00Z" w16du:dateUtc="2025-11-01T14:43:00Z">
            <w:rPr>
              <w:del w:id="173" w:author="Barbara Siebra" w:date="2025-11-01T12:28:00Z" w16du:dateUtc="2025-11-01T15:28:00Z"/>
              <w:lang w:val="en-US"/>
            </w:rPr>
          </w:rPrChange>
        </w:rPr>
      </w:pPr>
      <w:del w:id="174" w:author="Barbara Siebra" w:date="2025-11-01T12:28:00Z" w16du:dateUtc="2025-11-01T15:28:00Z">
        <w:r w:rsidRPr="00C57896" w:rsidDel="00605745">
          <w:rPr>
            <w:rPrChange w:id="175" w:author="Barbara Siebra" w:date="2025-11-01T11:43:00Z" w16du:dateUtc="2025-11-01T14:43:00Z">
              <w:rPr>
                <w:lang w:val="en-US"/>
              </w:rPr>
            </w:rPrChange>
          </w:rPr>
          <w:delText xml:space="preserve">Um template é um modelo predefinido que simplifica e padroniza a criação de documentos, páginas da web ou outros elementos de design, permitindo que usuários preencham apenas as partes específicas, economizando tempo e garantindo consistência visual ou estrutural. </w:delText>
        </w:r>
      </w:del>
    </w:p>
    <w:p w14:paraId="0772D788" w14:textId="3931B97A" w:rsidR="00C45868" w:rsidRPr="00C57896" w:rsidDel="00605745" w:rsidRDefault="00C45868" w:rsidP="00C45868">
      <w:pPr>
        <w:pStyle w:val="Corpodetexto"/>
        <w:rPr>
          <w:del w:id="176" w:author="Barbara Siebra" w:date="2025-11-01T12:28:00Z" w16du:dateUtc="2025-11-01T15:28:00Z"/>
          <w:rPrChange w:id="177" w:author="Barbara Siebra" w:date="2025-11-01T11:43:00Z" w16du:dateUtc="2025-11-01T14:43:00Z">
            <w:rPr>
              <w:del w:id="178" w:author="Barbara Siebra" w:date="2025-11-01T12:28:00Z" w16du:dateUtc="2025-11-01T15:28:00Z"/>
              <w:lang w:val="en-US"/>
            </w:rPr>
          </w:rPrChange>
        </w:rPr>
      </w:pPr>
      <w:del w:id="179" w:author="Barbara Siebra" w:date="2025-11-01T12:28:00Z" w16du:dateUtc="2025-11-01T15:28:00Z">
        <w:r w:rsidRPr="00C57896" w:rsidDel="00605745">
          <w:rPr>
            <w:rPrChange w:id="180" w:author="Barbara Siebra" w:date="2025-11-01T11:43:00Z" w16du:dateUtc="2025-11-01T14:43:00Z">
              <w:rPr>
                <w:lang w:val="en-US"/>
              </w:rPr>
            </w:rPrChange>
          </w:rPr>
          <w:delText xml:space="preserve">Para seu uso leia as instruções </w:delText>
        </w:r>
        <w:r w:rsidR="00781256" w:rsidRPr="00C57896" w:rsidDel="00605745">
          <w:rPr>
            <w:rPrChange w:id="181" w:author="Barbara Siebra" w:date="2025-11-01T11:43:00Z" w16du:dateUtc="2025-11-01T14:43:00Z">
              <w:rPr>
                <w:lang w:val="en-US"/>
              </w:rPr>
            </w:rPrChange>
          </w:rPr>
          <w:delText>nesse e use o template a partir d</w:delText>
        </w:r>
        <w:r w:rsidR="00A466EE" w:rsidRPr="00C57896" w:rsidDel="00605745">
          <w:rPr>
            <w:rPrChange w:id="182" w:author="Barbara Siebra" w:date="2025-11-01T11:43:00Z" w16du:dateUtc="2025-11-01T14:43:00Z">
              <w:rPr>
                <w:lang w:val="en-US"/>
              </w:rPr>
            </w:rPrChange>
          </w:rPr>
          <w:delText xml:space="preserve">a seção </w:delText>
        </w:r>
        <w:r w:rsidR="00781256" w:rsidRPr="00C57896" w:rsidDel="00605745">
          <w:rPr>
            <w:rPrChange w:id="183" w:author="Barbara Siebra" w:date="2025-11-01T11:43:00Z" w16du:dateUtc="2025-11-01T14:43:00Z">
              <w:rPr>
                <w:lang w:val="en-US"/>
              </w:rPr>
            </w:rPrChange>
          </w:rPr>
          <w:delText>2</w:delText>
        </w:r>
      </w:del>
    </w:p>
    <w:p w14:paraId="368FC013" w14:textId="18136315" w:rsidR="00C45868" w:rsidRPr="000F0E4E" w:rsidDel="00605745" w:rsidRDefault="00C45868" w:rsidP="00C45868">
      <w:pPr>
        <w:pStyle w:val="Ttulo2"/>
        <w:rPr>
          <w:del w:id="184" w:author="Barbara Siebra" w:date="2025-11-01T12:28:00Z" w16du:dateUtc="2025-11-01T15:28:00Z"/>
        </w:rPr>
      </w:pPr>
      <w:bookmarkStart w:id="185" w:name="_Toc174946207"/>
      <w:del w:id="186" w:author="Barbara Siebra" w:date="2025-11-01T12:28:00Z" w16du:dateUtc="2025-11-01T15:28:00Z">
        <w:r w:rsidDel="00605745">
          <w:delText>1.1 Instruções</w:delText>
        </w:r>
        <w:bookmarkEnd w:id="185"/>
      </w:del>
    </w:p>
    <w:p w14:paraId="6DFD3E04" w14:textId="5EB6CA4B" w:rsidR="00A466EE" w:rsidRPr="00C57896" w:rsidDel="00605745" w:rsidRDefault="003C1B66" w:rsidP="00781256">
      <w:pPr>
        <w:pStyle w:val="Corpodetexto"/>
        <w:ind w:firstLine="0"/>
        <w:rPr>
          <w:del w:id="187" w:author="Barbara Siebra" w:date="2025-11-01T12:28:00Z" w16du:dateUtc="2025-11-01T15:28:00Z"/>
          <w:rPrChange w:id="188" w:author="Barbara Siebra" w:date="2025-11-01T11:43:00Z" w16du:dateUtc="2025-11-01T14:43:00Z">
            <w:rPr>
              <w:del w:id="189" w:author="Barbara Siebra" w:date="2025-11-01T12:28:00Z" w16du:dateUtc="2025-11-01T15:28:00Z"/>
              <w:lang w:val="en-US"/>
            </w:rPr>
          </w:rPrChange>
        </w:rPr>
      </w:pPr>
      <w:del w:id="190" w:author="Barbara Siebra" w:date="2025-11-01T12:28:00Z" w16du:dateUtc="2025-11-01T15:28:00Z">
        <w:r w:rsidRPr="320A890C" w:rsidDel="00605745">
          <w:delText xml:space="preserve">O template está dividido por </w:delText>
        </w:r>
        <w:r w:rsidR="00A466EE" w:rsidRPr="320A890C" w:rsidDel="00605745">
          <w:delText>seções</w:delText>
        </w:r>
        <w:r w:rsidRPr="320A890C" w:rsidDel="00605745">
          <w:delText xml:space="preserve"> que representam pedidos feitos para o PBL. No template iremos encontrar exemplos </w:delText>
        </w:r>
        <w:r w:rsidR="00A466EE" w:rsidRPr="320A890C" w:rsidDel="00605745">
          <w:delText xml:space="preserve">ilustrativos </w:delText>
        </w:r>
        <w:r w:rsidRPr="320A890C" w:rsidDel="00605745">
          <w:delText>de entregas,</w:delText>
        </w:r>
        <w:r w:rsidR="00A466EE" w:rsidRPr="320A890C" w:rsidDel="00605745">
          <w:delText xml:space="preserve"> </w:delText>
        </w:r>
        <w:r w:rsidR="4E1E5963" w:rsidRPr="320A890C" w:rsidDel="00605745">
          <w:delText>cujo</w:delText>
        </w:r>
        <w:r w:rsidR="00A466EE" w:rsidRPr="320A890C" w:rsidDel="00605745">
          <w:delText xml:space="preserve"> contexto não tem relação ao que está sendo solicitado </w:delText>
        </w:r>
        <w:r w:rsidR="77627E29" w:rsidRPr="320A890C" w:rsidDel="00605745">
          <w:delText>n</w:delText>
        </w:r>
        <w:r w:rsidR="00A466EE" w:rsidRPr="320A890C" w:rsidDel="00605745">
          <w:delText xml:space="preserve">o </w:delText>
        </w:r>
        <w:r w:rsidR="17766AEA" w:rsidRPr="320A890C" w:rsidDel="00605745">
          <w:delText>PBL</w:delText>
        </w:r>
        <w:r w:rsidR="00A466EE" w:rsidRPr="320A890C" w:rsidDel="00605745">
          <w:delText xml:space="preserve">. </w:delText>
        </w:r>
        <w:r w:rsidRPr="320A890C" w:rsidDel="00605745">
          <w:delText xml:space="preserve"> </w:delText>
        </w:r>
      </w:del>
    </w:p>
    <w:p w14:paraId="69410C48" w14:textId="0ED53C2A" w:rsidR="00A466EE" w:rsidRPr="00C57896" w:rsidDel="00605745" w:rsidRDefault="00A466EE" w:rsidP="00781256">
      <w:pPr>
        <w:pStyle w:val="Corpodetexto"/>
        <w:ind w:firstLine="0"/>
        <w:rPr>
          <w:del w:id="191" w:author="Barbara Siebra" w:date="2025-11-01T12:28:00Z" w16du:dateUtc="2025-11-01T15:28:00Z"/>
          <w:rPrChange w:id="192" w:author="Barbara Siebra" w:date="2025-11-01T11:43:00Z" w16du:dateUtc="2025-11-01T14:43:00Z">
            <w:rPr>
              <w:del w:id="193" w:author="Barbara Siebra" w:date="2025-11-01T12:28:00Z" w16du:dateUtc="2025-11-01T15:28:00Z"/>
              <w:lang w:val="en-US"/>
            </w:rPr>
          </w:rPrChange>
        </w:rPr>
      </w:pPr>
      <w:del w:id="194" w:author="Barbara Siebra" w:date="2025-11-01T12:28:00Z" w16du:dateUtc="2025-11-01T15:28:00Z">
        <w:r w:rsidRPr="00C57896" w:rsidDel="00605745">
          <w:rPr>
            <w:rPrChange w:id="195" w:author="Barbara Siebra" w:date="2025-11-01T11:43:00Z" w16du:dateUtc="2025-11-01T14:43:00Z">
              <w:rPr>
                <w:lang w:val="en-US"/>
              </w:rPr>
            </w:rPrChange>
          </w:rPr>
          <w:delText>Ao usar o template, apague por completo a seção 1 de instruções para que o seu trabalho fique mais organizado.</w:delText>
        </w:r>
      </w:del>
    </w:p>
    <w:p w14:paraId="736CCE5B" w14:textId="1B304C50" w:rsidR="00A466EE" w:rsidRPr="00C57896" w:rsidDel="00605745" w:rsidRDefault="00A466EE" w:rsidP="00781256">
      <w:pPr>
        <w:pStyle w:val="Corpodetexto"/>
        <w:ind w:firstLine="0"/>
        <w:rPr>
          <w:del w:id="196" w:author="Barbara Siebra" w:date="2025-11-01T12:28:00Z" w16du:dateUtc="2025-11-01T15:28:00Z"/>
          <w:rPrChange w:id="197" w:author="Barbara Siebra" w:date="2025-11-01T11:43:00Z" w16du:dateUtc="2025-11-01T14:43:00Z">
            <w:rPr>
              <w:del w:id="198" w:author="Barbara Siebra" w:date="2025-11-01T12:28:00Z" w16du:dateUtc="2025-11-01T15:28:00Z"/>
              <w:lang w:val="en-US"/>
            </w:rPr>
          </w:rPrChange>
        </w:rPr>
      </w:pPr>
      <w:del w:id="199" w:author="Barbara Siebra" w:date="2025-11-01T12:28:00Z" w16du:dateUtc="2025-11-01T15:28:00Z">
        <w:r w:rsidRPr="00C57896" w:rsidDel="00605745">
          <w:rPr>
            <w:rPrChange w:id="200" w:author="Barbara Siebra" w:date="2025-11-01T11:43:00Z" w16du:dateUtc="2025-11-01T14:43:00Z">
              <w:rPr>
                <w:lang w:val="en-US"/>
              </w:rPr>
            </w:rPrChange>
          </w:rPr>
          <w:delText>Não se esqueça de salvar o template em .pdf para a entrega.</w:delText>
        </w:r>
      </w:del>
    </w:p>
    <w:p w14:paraId="198CC0EF" w14:textId="1D166ED5" w:rsidR="00A466EE" w:rsidRPr="00C57896" w:rsidDel="00605745" w:rsidRDefault="001A69AD" w:rsidP="001A69AD">
      <w:pPr>
        <w:pStyle w:val="TXTRESUMO"/>
        <w:rPr>
          <w:del w:id="201" w:author="Barbara Siebra" w:date="2025-11-01T12:28:00Z" w16du:dateUtc="2025-11-01T15:28:00Z"/>
          <w:rPrChange w:id="202" w:author="Barbara Siebra" w:date="2025-11-01T11:43:00Z" w16du:dateUtc="2025-11-01T14:43:00Z">
            <w:rPr>
              <w:del w:id="203" w:author="Barbara Siebra" w:date="2025-11-01T12:28:00Z" w16du:dateUtc="2025-11-01T15:28:00Z"/>
              <w:lang w:val="en-US"/>
            </w:rPr>
          </w:rPrChange>
        </w:rPr>
      </w:pPr>
      <w:del w:id="204" w:author="Barbara Siebra" w:date="2025-11-01T12:28:00Z" w16du:dateUtc="2025-11-01T15:28:00Z">
        <w:r w:rsidRPr="00C57896" w:rsidDel="00605745">
          <w:rPr>
            <w:rPrChange w:id="205" w:author="Barbara Siebra" w:date="2025-11-01T11:43:00Z" w16du:dateUtc="2025-11-01T14:43:00Z">
              <w:rPr>
                <w:lang w:val="en-US"/>
              </w:rPr>
            </w:rPrChange>
          </w:rPr>
          <w:delText xml:space="preserve">A seguir </w:delText>
        </w:r>
        <w:r w:rsidR="00A466EE" w:rsidRPr="00C57896" w:rsidDel="00605745">
          <w:rPr>
            <w:rPrChange w:id="206" w:author="Barbara Siebra" w:date="2025-11-01T11:43:00Z" w16du:dateUtc="2025-11-01T14:43:00Z">
              <w:rPr>
                <w:lang w:val="en-US"/>
              </w:rPr>
            </w:rPrChange>
          </w:rPr>
          <w:delText xml:space="preserve"> um Quadro Resumo das tarefas</w:delText>
        </w:r>
        <w:r w:rsidRPr="00C57896" w:rsidDel="00605745">
          <w:rPr>
            <w:rPrChange w:id="207" w:author="Barbara Siebra" w:date="2025-11-01T11:43:00Z" w16du:dateUtc="2025-11-01T14:43:00Z">
              <w:rPr>
                <w:lang w:val="en-US"/>
              </w:rPr>
            </w:rPrChange>
          </w:rPr>
          <w:delText>:</w:delText>
        </w:r>
      </w:del>
    </w:p>
    <w:p w14:paraId="066FA7B2" w14:textId="00A6AC16" w:rsidR="001A69AD" w:rsidRPr="00C57896" w:rsidDel="00605745" w:rsidRDefault="001A69AD" w:rsidP="001A69AD">
      <w:pPr>
        <w:pStyle w:val="TXTRESUMO"/>
        <w:rPr>
          <w:del w:id="208" w:author="Barbara Siebra" w:date="2025-11-01T12:28:00Z" w16du:dateUtc="2025-11-01T15:28:00Z"/>
          <w:rPrChange w:id="209" w:author="Barbara Siebra" w:date="2025-11-01T11:43:00Z" w16du:dateUtc="2025-11-01T14:43:00Z">
            <w:rPr>
              <w:del w:id="210" w:author="Barbara Siebra" w:date="2025-11-01T12:28:00Z" w16du:dateUtc="2025-11-01T15:28:00Z"/>
              <w:lang w:val="en-US"/>
            </w:rPr>
          </w:rPrChange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A69AD" w:rsidDel="00605745" w14:paraId="73C51F3A" w14:textId="5CCF9729" w:rsidTr="6091B158">
        <w:trPr>
          <w:del w:id="211" w:author="Barbara Siebra" w:date="2025-11-01T12:28:00Z" w16du:dateUtc="2025-11-01T15:28:00Z"/>
        </w:trPr>
        <w:tc>
          <w:tcPr>
            <w:tcW w:w="9061" w:type="dxa"/>
          </w:tcPr>
          <w:p w14:paraId="41BDC5CC" w14:textId="70A3663C" w:rsidR="00A53080" w:rsidDel="00605745" w:rsidRDefault="00FB79E3" w:rsidP="001A69AD">
            <w:pPr>
              <w:pStyle w:val="TXTRESUMO"/>
              <w:rPr>
                <w:del w:id="212" w:author="Barbara Siebra" w:date="2025-11-01T12:28:00Z" w16du:dateUtc="2025-11-01T15:28:00Z"/>
                <w:lang w:val="en-US"/>
              </w:rPr>
            </w:pPr>
            <w:del w:id="213" w:author="Barbara Siebra" w:date="2025-11-01T12:28:00Z" w16du:dateUtc="2025-11-01T15:28:00Z">
              <w:r w:rsidDel="00605745">
                <w:rPr>
                  <w:lang w:val="en-US"/>
                </w:rPr>
                <w:delText>Solicitação</w:delText>
              </w:r>
              <w:r w:rsidR="00A53080" w:rsidDel="00605745">
                <w:rPr>
                  <w:lang w:val="en-US"/>
                </w:rPr>
                <w:delText xml:space="preserve">. </w:delText>
              </w:r>
            </w:del>
          </w:p>
          <w:p w14:paraId="651FACAF" w14:textId="34379872" w:rsidR="00A53080" w:rsidRPr="00A53080" w:rsidDel="00605745" w:rsidRDefault="00FB79E3" w:rsidP="004A3BBE">
            <w:pPr>
              <w:pStyle w:val="PargrafodaLista"/>
              <w:numPr>
                <w:ilvl w:val="0"/>
                <w:numId w:val="15"/>
              </w:numPr>
              <w:rPr>
                <w:del w:id="214" w:author="Barbara Siebra" w:date="2025-11-01T12:28:00Z" w16du:dateUtc="2025-11-01T15:28:00Z"/>
              </w:rPr>
              <w:pPrChange w:id="215" w:author="Barbara Siebra" w:date="2025-11-01T12:14:00Z" w16du:dateUtc="2025-11-01T15:14:00Z">
                <w:pPr>
                  <w:pStyle w:val="PargrafodaLista"/>
                  <w:numPr>
                    <w:numId w:val="15"/>
                  </w:numPr>
                  <w:spacing w:after="0" w:line="240" w:lineRule="auto"/>
                  <w:ind w:left="720" w:hanging="360"/>
                  <w:contextualSpacing/>
                  <w:jc w:val="left"/>
                </w:pPr>
              </w:pPrChange>
            </w:pPr>
            <w:del w:id="216" w:author="Barbara Siebra" w:date="2025-11-01T12:28:00Z" w16du:dateUtc="2025-11-01T15:28:00Z">
              <w:r w:rsidDel="00605745">
                <w:delText xml:space="preserve">Um roteiro de trabalho para a empresa Melhores Compras se adequar a LGPD </w:delText>
              </w:r>
              <w:r w:rsidR="00A53080" w:rsidRPr="00A53080" w:rsidDel="00605745">
                <w:delText>.</w:delText>
              </w:r>
            </w:del>
          </w:p>
          <w:p w14:paraId="005580F4" w14:textId="53E02082" w:rsidR="00A53080" w:rsidRPr="00C57896" w:rsidDel="00605745" w:rsidRDefault="00A53080" w:rsidP="001A69AD">
            <w:pPr>
              <w:pStyle w:val="TXTRESUMO"/>
              <w:rPr>
                <w:del w:id="217" w:author="Barbara Siebra" w:date="2025-11-01T12:28:00Z" w16du:dateUtc="2025-11-01T15:28:00Z"/>
                <w:rPrChange w:id="218" w:author="Barbara Siebra" w:date="2025-11-01T11:43:00Z" w16du:dateUtc="2025-11-01T14:43:00Z">
                  <w:rPr>
                    <w:del w:id="219" w:author="Barbara Siebra" w:date="2025-11-01T12:28:00Z" w16du:dateUtc="2025-11-01T15:28:00Z"/>
                    <w:lang w:val="en-US"/>
                  </w:rPr>
                </w:rPrChange>
              </w:rPr>
            </w:pPr>
          </w:p>
          <w:p w14:paraId="72B48283" w14:textId="778C21BF" w:rsidR="003B1892" w:rsidRPr="00C57896" w:rsidDel="00605745" w:rsidRDefault="00A53080" w:rsidP="001A69AD">
            <w:pPr>
              <w:pStyle w:val="TXTRESUMO"/>
              <w:rPr>
                <w:del w:id="220" w:author="Barbara Siebra" w:date="2025-11-01T12:28:00Z" w16du:dateUtc="2025-11-01T15:28:00Z"/>
                <w:rPrChange w:id="221" w:author="Barbara Siebra" w:date="2025-11-01T11:43:00Z" w16du:dateUtc="2025-11-01T14:43:00Z">
                  <w:rPr>
                    <w:del w:id="222" w:author="Barbara Siebra" w:date="2025-11-01T12:28:00Z" w16du:dateUtc="2025-11-01T15:28:00Z"/>
                    <w:lang w:val="en-US"/>
                  </w:rPr>
                </w:rPrChange>
              </w:rPr>
            </w:pPr>
            <w:del w:id="223" w:author="Barbara Siebra" w:date="2025-11-01T12:28:00Z" w16du:dateUtc="2025-11-01T15:28:00Z">
              <w:r w:rsidRPr="00C57896" w:rsidDel="00605745">
                <w:rPr>
                  <w:rPrChange w:id="224" w:author="Barbara Siebra" w:date="2025-11-01T11:43:00Z" w16du:dateUtc="2025-11-01T14:43:00Z">
                    <w:rPr>
                      <w:lang w:val="en-US"/>
                    </w:rPr>
                  </w:rPrChange>
                </w:rPr>
                <w:delText>A partir deles desenvolva os passos:</w:delText>
              </w:r>
            </w:del>
          </w:p>
          <w:p w14:paraId="56019158" w14:textId="5BF44257" w:rsidR="00A53080" w:rsidDel="00605745" w:rsidRDefault="00A53080" w:rsidP="00A53080">
            <w:pPr>
              <w:pStyle w:val="NormalWeb"/>
              <w:numPr>
                <w:ilvl w:val="0"/>
                <w:numId w:val="13"/>
              </w:numPr>
              <w:rPr>
                <w:del w:id="225" w:author="Barbara Siebra" w:date="2025-11-01T12:28:00Z" w16du:dateUtc="2025-11-01T15:28:00Z"/>
                <w:rFonts w:ascii="Arial" w:hAnsi="Arial" w:cs="Arial"/>
              </w:rPr>
            </w:pPr>
            <w:bookmarkStart w:id="226" w:name="_Hlk174944666"/>
            <w:del w:id="227" w:author="Barbara Siebra" w:date="2025-11-01T12:28:00Z" w16du:dateUtc="2025-11-01T15:28:00Z">
              <w:r w:rsidRPr="00A53080" w:rsidDel="00605745">
                <w:rPr>
                  <w:rFonts w:ascii="Arial" w:hAnsi="Arial" w:cs="Arial"/>
                </w:rPr>
                <w:delText xml:space="preserve">Contextualização do </w:delText>
              </w:r>
              <w:r w:rsidR="00FB79E3" w:rsidDel="00605745">
                <w:rPr>
                  <w:rFonts w:ascii="Arial" w:hAnsi="Arial" w:cs="Arial"/>
                </w:rPr>
                <w:delText>papel da TI em relação à LGPD</w:delText>
              </w:r>
            </w:del>
          </w:p>
          <w:bookmarkEnd w:id="226"/>
          <w:p w14:paraId="6E66A7C4" w14:textId="700121AE" w:rsidR="00FB79E3" w:rsidDel="00605745" w:rsidRDefault="00FB79E3" w:rsidP="00FB79E3">
            <w:pPr>
              <w:pStyle w:val="NormalWeb"/>
              <w:numPr>
                <w:ilvl w:val="1"/>
                <w:numId w:val="13"/>
              </w:numPr>
              <w:rPr>
                <w:del w:id="228" w:author="Barbara Siebra" w:date="2025-11-01T12:28:00Z" w16du:dateUtc="2025-11-01T15:28:00Z"/>
                <w:rFonts w:ascii="Arial" w:hAnsi="Arial" w:cs="Arial"/>
              </w:rPr>
            </w:pPr>
            <w:del w:id="229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Frente as tarefas diárias da própria TI</w:delText>
              </w:r>
            </w:del>
          </w:p>
          <w:p w14:paraId="0B9004CA" w14:textId="26E28C67" w:rsidR="00FB79E3" w:rsidRPr="00A53080" w:rsidDel="00605745" w:rsidRDefault="00FB79E3" w:rsidP="00FB79E3">
            <w:pPr>
              <w:pStyle w:val="NormalWeb"/>
              <w:numPr>
                <w:ilvl w:val="1"/>
                <w:numId w:val="13"/>
              </w:numPr>
              <w:rPr>
                <w:del w:id="230" w:author="Barbara Siebra" w:date="2025-11-01T12:28:00Z" w16du:dateUtc="2025-11-01T15:28:00Z"/>
                <w:rFonts w:ascii="Arial" w:hAnsi="Arial" w:cs="Arial"/>
              </w:rPr>
            </w:pPr>
            <w:del w:id="231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Frente à plataforma de eCommerce</w:delText>
              </w:r>
            </w:del>
          </w:p>
          <w:p w14:paraId="1531BC6E" w14:textId="60F9CE7B" w:rsidR="00A53080" w:rsidRPr="00A53080" w:rsidDel="00605745" w:rsidRDefault="00FB79E3" w:rsidP="00A53080">
            <w:pPr>
              <w:pStyle w:val="NormalWeb"/>
              <w:numPr>
                <w:ilvl w:val="0"/>
                <w:numId w:val="13"/>
              </w:numPr>
              <w:rPr>
                <w:del w:id="232" w:author="Barbara Siebra" w:date="2025-11-01T12:28:00Z" w16du:dateUtc="2025-11-01T15:28:00Z"/>
                <w:rFonts w:ascii="Arial" w:hAnsi="Arial" w:cs="Arial"/>
              </w:rPr>
            </w:pPr>
            <w:del w:id="233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Recomendações de proteção aos dados</w:delText>
              </w:r>
            </w:del>
          </w:p>
          <w:p w14:paraId="30168B2C" w14:textId="5DD40770" w:rsidR="00A53080" w:rsidRPr="00A53080" w:rsidDel="00605745" w:rsidRDefault="00FB79E3" w:rsidP="00A53080">
            <w:pPr>
              <w:pStyle w:val="NormalWeb"/>
              <w:numPr>
                <w:ilvl w:val="1"/>
                <w:numId w:val="13"/>
              </w:numPr>
              <w:rPr>
                <w:del w:id="234" w:author="Barbara Siebra" w:date="2025-11-01T12:28:00Z" w16du:dateUtc="2025-11-01T15:28:00Z"/>
                <w:rFonts w:ascii="Arial" w:hAnsi="Arial" w:cs="Arial"/>
              </w:rPr>
            </w:pPr>
            <w:del w:id="235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Destacar no mínimo duas recomendações</w:delText>
              </w:r>
            </w:del>
          </w:p>
          <w:p w14:paraId="6BE5EE33" w14:textId="480B6BEC" w:rsidR="00A53080" w:rsidDel="00605745" w:rsidRDefault="00FB79E3" w:rsidP="00A53080">
            <w:pPr>
              <w:pStyle w:val="NormalWeb"/>
              <w:numPr>
                <w:ilvl w:val="1"/>
                <w:numId w:val="13"/>
              </w:numPr>
              <w:rPr>
                <w:del w:id="236" w:author="Barbara Siebra" w:date="2025-11-01T12:28:00Z" w16du:dateUtc="2025-11-01T15:28:00Z"/>
                <w:rFonts w:ascii="Arial" w:hAnsi="Arial" w:cs="Arial"/>
              </w:rPr>
            </w:pPr>
            <w:del w:id="237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Descrever o benefício de cada recomendação</w:delText>
              </w:r>
            </w:del>
          </w:p>
          <w:p w14:paraId="6EF004D9" w14:textId="789B8D80" w:rsidR="00A53080" w:rsidRPr="00A53080" w:rsidDel="00605745" w:rsidRDefault="00FB79E3" w:rsidP="00A53080">
            <w:pPr>
              <w:pStyle w:val="NormalWeb"/>
              <w:numPr>
                <w:ilvl w:val="0"/>
                <w:numId w:val="13"/>
              </w:numPr>
              <w:rPr>
                <w:del w:id="238" w:author="Barbara Siebra" w:date="2025-11-01T12:28:00Z" w16du:dateUtc="2025-11-01T15:28:00Z"/>
                <w:rFonts w:ascii="Arial" w:hAnsi="Arial" w:cs="Arial"/>
              </w:rPr>
            </w:pPr>
            <w:del w:id="239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Anonimização</w:delText>
              </w:r>
            </w:del>
          </w:p>
          <w:p w14:paraId="08F6EF72" w14:textId="7920B38C" w:rsidR="00A53080" w:rsidRPr="00A53080" w:rsidDel="00605745" w:rsidRDefault="001C1934" w:rsidP="00A53080">
            <w:pPr>
              <w:pStyle w:val="NormalWeb"/>
              <w:numPr>
                <w:ilvl w:val="1"/>
                <w:numId w:val="13"/>
              </w:numPr>
              <w:rPr>
                <w:del w:id="240" w:author="Barbara Siebra" w:date="2025-11-01T12:28:00Z" w16du:dateUtc="2025-11-01T15:28:00Z"/>
                <w:rFonts w:ascii="Arial" w:hAnsi="Arial" w:cs="Arial"/>
              </w:rPr>
            </w:pPr>
            <w:del w:id="241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 xml:space="preserve">Relacionar todos os dados de clientes disponíveis </w:delText>
              </w:r>
            </w:del>
          </w:p>
          <w:p w14:paraId="044CB093" w14:textId="4D9CA724" w:rsidR="00A53080" w:rsidRPr="00A53080" w:rsidDel="00605745" w:rsidRDefault="001C1934" w:rsidP="00A53080">
            <w:pPr>
              <w:pStyle w:val="NormalWeb"/>
              <w:numPr>
                <w:ilvl w:val="1"/>
                <w:numId w:val="13"/>
              </w:numPr>
              <w:rPr>
                <w:del w:id="242" w:author="Barbara Siebra" w:date="2025-11-01T12:28:00Z" w16du:dateUtc="2025-11-01T15:28:00Z"/>
                <w:rFonts w:ascii="Arial" w:hAnsi="Arial" w:cs="Arial"/>
              </w:rPr>
            </w:pPr>
            <w:del w:id="243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Definir dois dados para serem anonimizados</w:delText>
              </w:r>
            </w:del>
          </w:p>
          <w:p w14:paraId="60E607C6" w14:textId="54E47E56" w:rsidR="001A69AD" w:rsidRPr="001C1934" w:rsidDel="00605745" w:rsidRDefault="001C1934" w:rsidP="001C1934">
            <w:pPr>
              <w:pStyle w:val="NormalWeb"/>
              <w:numPr>
                <w:ilvl w:val="1"/>
                <w:numId w:val="13"/>
              </w:numPr>
              <w:rPr>
                <w:del w:id="244" w:author="Barbara Siebra" w:date="2025-11-01T12:28:00Z" w16du:dateUtc="2025-11-01T15:28:00Z"/>
                <w:rFonts w:ascii="Arial" w:hAnsi="Arial" w:cs="Arial"/>
              </w:rPr>
            </w:pPr>
            <w:del w:id="245" w:author="Barbara Siebra" w:date="2025-11-01T12:28:00Z" w16du:dateUtc="2025-11-01T15:28:00Z">
              <w:r w:rsidDel="00605745">
                <w:rPr>
                  <w:rFonts w:ascii="Arial" w:hAnsi="Arial" w:cs="Arial"/>
                </w:rPr>
                <w:delText>Justificar as escolha</w:delText>
              </w:r>
            </w:del>
          </w:p>
        </w:tc>
      </w:tr>
    </w:tbl>
    <w:p w14:paraId="1BBC3BE9" w14:textId="0F75AF13" w:rsidR="00670DC9" w:rsidDel="00605745" w:rsidRDefault="00670DC9" w:rsidP="00670DC9">
      <w:pPr>
        <w:pStyle w:val="Legenda"/>
        <w:rPr>
          <w:del w:id="246" w:author="Barbara Siebra" w:date="2025-11-01T12:28:00Z" w16du:dateUtc="2025-11-01T15:28:00Z"/>
        </w:rPr>
      </w:pPr>
      <w:bookmarkStart w:id="247" w:name="_Toc456087166"/>
      <w:bookmarkStart w:id="248" w:name="_Toc169645325"/>
      <w:del w:id="249" w:author="Barbara Siebra" w:date="2025-11-01T12:28:00Z" w16du:dateUtc="2025-11-01T15:28:00Z">
        <w:r w:rsidDel="00605745">
          <w:delText xml:space="preserve">Quadro </w:delText>
        </w:r>
        <w:r w:rsidDel="00605745">
          <w:fldChar w:fldCharType="begin"/>
        </w:r>
        <w:r w:rsidDel="00605745">
          <w:delInstrText xml:space="preserve"> SEQ Quadro \* ARABIC </w:delInstrText>
        </w:r>
        <w:r w:rsidDel="00605745">
          <w:fldChar w:fldCharType="separate"/>
        </w:r>
        <w:r w:rsidDel="00605745">
          <w:rPr>
            <w:noProof/>
          </w:rPr>
          <w:delText>1</w:delText>
        </w:r>
        <w:r w:rsidDel="00605745">
          <w:rPr>
            <w:noProof/>
          </w:rPr>
          <w:fldChar w:fldCharType="end"/>
        </w:r>
        <w:r w:rsidRPr="00390223" w:rsidDel="00605745">
          <w:delText xml:space="preserve"> –</w:delText>
        </w:r>
        <w:bookmarkEnd w:id="247"/>
        <w:r w:rsidRPr="00670DC9" w:rsidDel="00605745">
          <w:delText xml:space="preserve"> Quadro resumo das tarefas do PBL</w:delText>
        </w:r>
        <w:bookmarkEnd w:id="248"/>
      </w:del>
    </w:p>
    <w:p w14:paraId="3127A00A" w14:textId="1C79C98D" w:rsidR="001A69AD" w:rsidDel="00605745" w:rsidRDefault="001A69AD" w:rsidP="001A69AD">
      <w:pPr>
        <w:pStyle w:val="Legenda"/>
        <w:rPr>
          <w:del w:id="250" w:author="Barbara Siebra" w:date="2025-11-01T12:28:00Z" w16du:dateUtc="2025-11-01T15:28:00Z"/>
        </w:rPr>
      </w:pPr>
      <w:del w:id="251" w:author="Barbara Siebra" w:date="2025-11-01T12:28:00Z" w16du:dateUtc="2025-11-01T15:28:00Z">
        <w:r w:rsidRPr="00C80B77" w:rsidDel="00605745">
          <w:delText>Fonte: Elaborado pelo autor</w:delText>
        </w:r>
        <w:r w:rsidDel="00605745">
          <w:delText>a</w:delText>
        </w:r>
        <w:r w:rsidRPr="00C80B77" w:rsidDel="00605745">
          <w:delText xml:space="preserve"> (</w:delText>
        </w:r>
        <w:r w:rsidDel="00605745">
          <w:delText>2024</w:delText>
        </w:r>
        <w:r w:rsidRPr="00C80B77" w:rsidDel="00605745">
          <w:delText>)</w:delText>
        </w:r>
      </w:del>
    </w:p>
    <w:p w14:paraId="0AFB8EE1" w14:textId="77777777" w:rsidR="00781256" w:rsidRPr="00C57896" w:rsidRDefault="00781256" w:rsidP="00781256">
      <w:pPr>
        <w:pStyle w:val="Corpodetexto"/>
        <w:ind w:firstLine="0"/>
        <w:rPr>
          <w:rPrChange w:id="252" w:author="Barbara Siebra" w:date="2025-11-01T11:43:00Z" w16du:dateUtc="2025-11-01T14:43:00Z">
            <w:rPr>
              <w:lang w:val="en-US"/>
            </w:rPr>
          </w:rPrChange>
        </w:rPr>
      </w:pPr>
    </w:p>
    <w:p w14:paraId="0A4BA583" w14:textId="6FDE489E" w:rsidR="00987BE0" w:rsidRDefault="0076599A" w:rsidP="00556B5B">
      <w:pPr>
        <w:pStyle w:val="Ttulo1"/>
      </w:pPr>
      <w:bookmarkStart w:id="253" w:name="_Toc174946208"/>
      <w:r>
        <w:t>2</w:t>
      </w:r>
      <w:r w:rsidR="00556B5B">
        <w:t xml:space="preserve"> </w:t>
      </w:r>
      <w:r w:rsidR="001C1934" w:rsidRPr="001C1934">
        <w:t>Contextualização do papel da TI em relação à LGPD</w:t>
      </w:r>
      <w:bookmarkEnd w:id="253"/>
      <w:r w:rsidR="00A53080">
        <w:t xml:space="preserve"> </w:t>
      </w:r>
    </w:p>
    <w:p w14:paraId="3A5AC077" w14:textId="414B8BA4" w:rsidR="00147E53" w:rsidRPr="00147E53" w:rsidRDefault="00147E53" w:rsidP="00147E53">
      <w:pPr>
        <w:pStyle w:val="PargrafodaLista"/>
        <w:ind w:firstLine="708"/>
        <w:rPr>
          <w:ins w:id="254" w:author="Barbara Siebra" w:date="2025-11-01T12:19:00Z"/>
        </w:rPr>
        <w:pPrChange w:id="255" w:author="Barbara Siebra" w:date="2025-11-01T12:22:00Z" w16du:dateUtc="2025-11-01T15:22:00Z">
          <w:pPr>
            <w:pStyle w:val="PargrafodaLista"/>
            <w:ind w:left="708" w:firstLine="0"/>
          </w:pPr>
        </w:pPrChange>
      </w:pPr>
      <w:ins w:id="256" w:author="Barbara Siebra" w:date="2025-11-01T12:19:00Z">
        <w:r w:rsidRPr="00147E53">
          <w:t>A área de Tecnologia da Informação (TI) possui papel estratégico na implementação e manutenção da conformidade com a Lei Geral de Proteção de Dados Pessoais (LGPD) dentro das organizações. Como responsável pela infraestrutura tecnológica, gestão de sistemas e tratamento de dados, a TI é o pilar técnico da proteção de dados pessoais.</w:t>
        </w:r>
      </w:ins>
    </w:p>
    <w:p w14:paraId="10E5B41C" w14:textId="72AEA478" w:rsidR="00147E53" w:rsidRPr="00147E53" w:rsidRDefault="00147E53" w:rsidP="00147E53">
      <w:pPr>
        <w:pStyle w:val="PargrafodaLista"/>
        <w:ind w:firstLine="708"/>
        <w:rPr>
          <w:ins w:id="257" w:author="Barbara Siebra" w:date="2025-11-01T12:19:00Z"/>
        </w:rPr>
        <w:pPrChange w:id="258" w:author="Barbara Siebra" w:date="2025-11-01T12:22:00Z" w16du:dateUtc="2025-11-01T15:22:00Z">
          <w:pPr>
            <w:pStyle w:val="PargrafodaLista"/>
            <w:ind w:left="708" w:firstLine="0"/>
          </w:pPr>
        </w:pPrChange>
      </w:pPr>
      <w:ins w:id="259" w:author="Barbara Siebra" w:date="2025-11-01T12:19:00Z">
        <w:r w:rsidRPr="00147E53">
          <w:t>A LGPD estabelece princípios como finalidade, necessidade, transparência e segurança, que exigem controles técnicos e operacionais robustos. Dessa forma, cabe à TI garantir que as informações pessoais de clientes, colaboradores, fornecedores e parceiros sejam tratadas de maneira segura, controlada e rastreável.</w:t>
        </w:r>
      </w:ins>
    </w:p>
    <w:p w14:paraId="19D2A7FA" w14:textId="66B122A8" w:rsidR="00147E53" w:rsidRPr="00147E53" w:rsidRDefault="00147E53" w:rsidP="00147E53">
      <w:pPr>
        <w:pStyle w:val="PargrafodaLista"/>
        <w:ind w:firstLine="708"/>
        <w:rPr>
          <w:ins w:id="260" w:author="Barbara Siebra" w:date="2025-11-01T12:19:00Z"/>
        </w:rPr>
        <w:pPrChange w:id="261" w:author="Barbara Siebra" w:date="2025-11-01T12:22:00Z" w16du:dateUtc="2025-11-01T15:22:00Z">
          <w:pPr>
            <w:pStyle w:val="PargrafodaLista"/>
            <w:ind w:left="708" w:firstLine="0"/>
          </w:pPr>
        </w:pPrChange>
      </w:pPr>
      <w:ins w:id="262" w:author="Barbara Siebra" w:date="2025-11-01T12:19:00Z">
        <w:r w:rsidRPr="00147E53">
          <w:t>O papel da TI envolve a implantação de medidas de segurança da informação, como criptografia, controle de acessos, autenticação, backup e auditoria de logs, além de assegurar a integridade e disponibilidade dos sistemas. Também é responsabilidade desse setor apoiar o Encarregado de Proteção de Dados (DPO) na gestão de incidentes, na anonimização de dados e na manutenção da conformidade técnica com a legislação.</w:t>
        </w:r>
      </w:ins>
    </w:p>
    <w:p w14:paraId="560683B9" w14:textId="6FE7FED0" w:rsidR="001C1934" w:rsidRPr="001C1934" w:rsidRDefault="00147E53" w:rsidP="00147E53">
      <w:pPr>
        <w:pStyle w:val="PargrafodaLista"/>
        <w:ind w:firstLine="708"/>
        <w:pPrChange w:id="263" w:author="Barbara Siebra" w:date="2025-11-01T12:22:00Z" w16du:dateUtc="2025-11-01T15:22:00Z">
          <w:pPr>
            <w:pStyle w:val="PargrafodaLista"/>
          </w:pPr>
        </w:pPrChange>
      </w:pPr>
      <w:ins w:id="264" w:author="Barbara Siebra" w:date="2025-11-01T12:19:00Z">
        <w:r w:rsidRPr="00147E53">
          <w:t>Portanto, a TI atua como elo entre a legislação e a prática operacional, transformando as exigências legais em processos tecnológicos eficazes, que preservam a privacidade e fortalecem a confiança dos titulares de dados na empresa.</w:t>
        </w:r>
      </w:ins>
      <w:ins w:id="265" w:author="Barbara Siebra" w:date="2025-11-01T12:19:00Z" w16du:dateUtc="2025-11-01T15:19:00Z">
        <w:r>
          <w:t xml:space="preserve"> </w:t>
        </w:r>
      </w:ins>
      <w:del w:id="266" w:author="Barbara Siebra" w:date="2025-11-01T12:29:00Z" w16du:dateUtc="2025-11-01T15:29:00Z">
        <w:r w:rsidR="001C1934" w:rsidRPr="00147E53" w:rsidDel="00605745">
          <w:rPr>
            <w:color w:val="EE0000"/>
            <w:rPrChange w:id="267" w:author="Barbara Siebra" w:date="2025-11-01T12:19:00Z" w16du:dateUtc="2025-11-01T15:19:00Z">
              <w:rPr/>
            </w:rPrChange>
          </w:rPr>
          <w:delText>Descreva o papel da TI frente a LGPD.</w:delText>
        </w:r>
      </w:del>
    </w:p>
    <w:p w14:paraId="13194399" w14:textId="489DD0A0" w:rsidR="00987BE0" w:rsidRDefault="0076599A" w:rsidP="00F643C9">
      <w:pPr>
        <w:pStyle w:val="Ttulo2"/>
      </w:pPr>
      <w:bookmarkStart w:id="268" w:name="_Toc453257313"/>
      <w:bookmarkStart w:id="269" w:name="_Toc453259182"/>
      <w:bookmarkStart w:id="270" w:name="_Toc453259469"/>
      <w:bookmarkStart w:id="271" w:name="_Toc453259484"/>
      <w:bookmarkStart w:id="272" w:name="_Toc453604866"/>
      <w:bookmarkStart w:id="273" w:name="_Toc453604883"/>
      <w:bookmarkStart w:id="274" w:name="_Toc453604899"/>
      <w:bookmarkStart w:id="275" w:name="_Toc456023382"/>
      <w:bookmarkStart w:id="276" w:name="_Toc456090612"/>
      <w:bookmarkStart w:id="277" w:name="_Toc456090746"/>
      <w:bookmarkStart w:id="278" w:name="_Toc453257315"/>
      <w:bookmarkStart w:id="279" w:name="_Toc453259184"/>
      <w:bookmarkStart w:id="280" w:name="_Toc453259471"/>
      <w:bookmarkStart w:id="281" w:name="_Toc453259486"/>
      <w:bookmarkStart w:id="282" w:name="_Toc453604868"/>
      <w:bookmarkStart w:id="283" w:name="_Toc453604885"/>
      <w:bookmarkStart w:id="284" w:name="_Toc453604901"/>
      <w:bookmarkStart w:id="285" w:name="_Toc456023384"/>
      <w:bookmarkStart w:id="286" w:name="_Toc456090614"/>
      <w:bookmarkStart w:id="287" w:name="_Toc456090748"/>
      <w:bookmarkStart w:id="288" w:name="_Toc174946209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r>
        <w:t>2</w:t>
      </w:r>
      <w:r w:rsidR="00556B5B">
        <w:t xml:space="preserve">.1 </w:t>
      </w:r>
      <w:r w:rsidR="001C1934">
        <w:t>Aplicação da LGPD nas tarefas da TI</w:t>
      </w:r>
      <w:bookmarkEnd w:id="288"/>
      <w:del w:id="289" w:author="Barbara Siebra" w:date="2025-11-01T12:22:00Z" w16du:dateUtc="2025-11-01T15:22:00Z">
        <w:r w:rsidR="008B0E4F" w:rsidDel="00147E53">
          <w:br/>
        </w:r>
      </w:del>
    </w:p>
    <w:p w14:paraId="5608CF7E" w14:textId="77777777" w:rsidR="00147E53" w:rsidRDefault="00147E53" w:rsidP="00147E53">
      <w:pPr>
        <w:pStyle w:val="PargrafodaLista"/>
        <w:ind w:firstLine="708"/>
        <w:rPr>
          <w:ins w:id="290" w:author="Barbara Siebra" w:date="2025-11-01T12:37:00Z" w16du:dateUtc="2025-11-01T15:37:00Z"/>
        </w:rPr>
      </w:pPr>
      <w:ins w:id="291" w:author="Barbara Siebra" w:date="2025-11-01T12:20:00Z">
        <w:r w:rsidRPr="00147E53">
          <w:rPr>
            <w:rPrChange w:id="292" w:author="Barbara Siebra" w:date="2025-11-01T12:20:00Z" w16du:dateUtc="2025-11-01T15:20:00Z">
              <w:rPr>
                <w:lang w:val="en-US"/>
              </w:rPr>
            </w:rPrChange>
          </w:rPr>
          <w:t xml:space="preserve">As operações diárias da área de TI têm impacto direto no cumprimento da LGPD, pois a maior parte do tratamento de dados ocorre por meio de sistemas, servidores e bancos de dados gerenciados por essa área. Cada atividade técnica deve ser planejada considerando os </w:t>
        </w:r>
        <w:r w:rsidRPr="00605745">
          <w:rPr>
            <w:rPrChange w:id="293" w:author="Barbara Siebra" w:date="2025-11-01T12:32:00Z" w16du:dateUtc="2025-11-01T15:32:00Z">
              <w:rPr>
                <w:b/>
                <w:bCs/>
                <w:lang w:val="en-US"/>
              </w:rPr>
            </w:rPrChange>
          </w:rPr>
          <w:t>princípios da proteção de dados pessoais</w:t>
        </w:r>
        <w:r w:rsidRPr="00605745">
          <w:rPr>
            <w:rPrChange w:id="294" w:author="Barbara Siebra" w:date="2025-11-01T12:32:00Z" w16du:dateUtc="2025-11-01T15:32:00Z">
              <w:rPr>
                <w:lang w:val="en-US"/>
              </w:rPr>
            </w:rPrChange>
          </w:rPr>
          <w:t>.</w:t>
        </w:r>
      </w:ins>
    </w:p>
    <w:p w14:paraId="4E2C6165" w14:textId="77777777" w:rsidR="003D2427" w:rsidRPr="00605745" w:rsidRDefault="003D2427" w:rsidP="00147E53">
      <w:pPr>
        <w:pStyle w:val="PargrafodaLista"/>
        <w:ind w:firstLine="708"/>
        <w:rPr>
          <w:ins w:id="295" w:author="Barbara Siebra" w:date="2025-11-01T12:20:00Z"/>
          <w:rPrChange w:id="296" w:author="Barbara Siebra" w:date="2025-11-01T12:32:00Z" w16du:dateUtc="2025-11-01T15:32:00Z">
            <w:rPr>
              <w:ins w:id="297" w:author="Barbara Siebra" w:date="2025-11-01T12:20:00Z"/>
              <w:lang w:val="en-US"/>
            </w:rPr>
          </w:rPrChange>
        </w:rPr>
        <w:pPrChange w:id="298" w:author="Barbara Siebra" w:date="2025-11-01T12:22:00Z" w16du:dateUtc="2025-11-01T15:22:00Z">
          <w:pPr>
            <w:pStyle w:val="PargrafodaLista"/>
            <w:ind w:left="708"/>
          </w:pPr>
        </w:pPrChange>
      </w:pPr>
    </w:p>
    <w:p w14:paraId="2B0CF0F0" w14:textId="77777777" w:rsidR="00147E53" w:rsidRPr="00147E53" w:rsidRDefault="00147E53" w:rsidP="00147E53">
      <w:pPr>
        <w:pStyle w:val="PargrafodaLista"/>
        <w:rPr>
          <w:ins w:id="299" w:author="Barbara Siebra" w:date="2025-11-01T12:20:00Z"/>
          <w:b/>
          <w:bCs/>
          <w:rPrChange w:id="300" w:author="Barbara Siebra" w:date="2025-11-01T12:20:00Z" w16du:dateUtc="2025-11-01T15:20:00Z">
            <w:rPr>
              <w:ins w:id="301" w:author="Barbara Siebra" w:date="2025-11-01T12:20:00Z"/>
              <w:b/>
              <w:bCs/>
              <w:lang w:val="en-US"/>
            </w:rPr>
          </w:rPrChange>
        </w:rPr>
      </w:pPr>
      <w:ins w:id="302" w:author="Barbara Siebra" w:date="2025-11-01T12:20:00Z">
        <w:r w:rsidRPr="00147E53">
          <w:rPr>
            <w:b/>
            <w:bCs/>
            <w:rPrChange w:id="303" w:author="Barbara Siebra" w:date="2025-11-01T12:20:00Z" w16du:dateUtc="2025-11-01T15:20:00Z">
              <w:rPr>
                <w:b/>
                <w:bCs/>
                <w:lang w:val="en-US"/>
              </w:rPr>
            </w:rPrChange>
          </w:rPr>
          <w:lastRenderedPageBreak/>
          <w:t>1. Gestão de dados internos e registros de colaboradores</w:t>
        </w:r>
      </w:ins>
    </w:p>
    <w:p w14:paraId="2A83EAB3" w14:textId="5F88C820" w:rsidR="00147E53" w:rsidRPr="00147E53" w:rsidRDefault="00147E53" w:rsidP="00147E53">
      <w:pPr>
        <w:pStyle w:val="PargrafodaLista"/>
        <w:rPr>
          <w:ins w:id="304" w:author="Barbara Siebra" w:date="2025-11-01T12:20:00Z"/>
          <w:rPrChange w:id="305" w:author="Barbara Siebra" w:date="2025-11-01T12:20:00Z" w16du:dateUtc="2025-11-01T15:20:00Z">
            <w:rPr>
              <w:ins w:id="306" w:author="Barbara Siebra" w:date="2025-11-01T12:20:00Z"/>
              <w:lang w:val="en-US"/>
            </w:rPr>
          </w:rPrChange>
        </w:rPr>
      </w:pPr>
      <w:ins w:id="307" w:author="Barbara Siebra" w:date="2025-11-01T12:20:00Z">
        <w:r w:rsidRPr="00147E53">
          <w:rPr>
            <w:rPrChange w:id="308" w:author="Barbara Siebra" w:date="2025-11-01T12:20:00Z" w16du:dateUtc="2025-11-01T15:20:00Z">
              <w:rPr>
                <w:lang w:val="en-US"/>
              </w:rPr>
            </w:rPrChange>
          </w:rPr>
          <w:t>A TI deve garantir que as informações pessoais de funcionários como nome, CPF, endereço, dados bancários e históricos de acesso sejam</w:t>
        </w:r>
      </w:ins>
      <w:ins w:id="309" w:author="Barbara Siebra" w:date="2025-11-01T12:32:00Z" w16du:dateUtc="2025-11-01T15:32:00Z">
        <w:r w:rsidR="00605745">
          <w:t xml:space="preserve"> </w:t>
        </w:r>
      </w:ins>
      <w:proofErr w:type="gramStart"/>
      <w:ins w:id="310" w:author="Barbara Siebra" w:date="2025-11-01T12:20:00Z">
        <w:r w:rsidRPr="00147E53">
          <w:rPr>
            <w:rPrChange w:id="311" w:author="Barbara Siebra" w:date="2025-11-01T12:20:00Z" w16du:dateUtc="2025-11-01T15:20:00Z">
              <w:rPr>
                <w:lang w:val="en-US"/>
              </w:rPr>
            </w:rPrChange>
          </w:rPr>
          <w:t>armazenadas</w:t>
        </w:r>
        <w:proofErr w:type="gramEnd"/>
        <w:r w:rsidRPr="00147E53">
          <w:rPr>
            <w:rPrChange w:id="312" w:author="Barbara Siebra" w:date="2025-11-01T12:20:00Z" w16du:dateUtc="2025-11-01T15:20:00Z">
              <w:rPr>
                <w:lang w:val="en-US"/>
              </w:rPr>
            </w:rPrChange>
          </w:rPr>
          <w:t xml:space="preserve"> em </w:t>
        </w:r>
        <w:r w:rsidRPr="00605745">
          <w:rPr>
            <w:rPrChange w:id="313" w:author="Barbara Siebra" w:date="2025-11-01T12:32:00Z" w16du:dateUtc="2025-11-01T15:32:00Z">
              <w:rPr>
                <w:b/>
                <w:bCs/>
                <w:lang w:val="en-US"/>
              </w:rPr>
            </w:rPrChange>
          </w:rPr>
          <w:t>sistemas seguros e de acesso restrito</w:t>
        </w:r>
        <w:r w:rsidRPr="00605745">
          <w:rPr>
            <w:rPrChange w:id="314" w:author="Barbara Siebra" w:date="2025-11-01T12:32:00Z" w16du:dateUtc="2025-11-01T15:32:00Z">
              <w:rPr>
                <w:lang w:val="en-US"/>
              </w:rPr>
            </w:rPrChange>
          </w:rPr>
          <w:t>.</w:t>
        </w:r>
        <w:r w:rsidRPr="00147E53">
          <w:rPr>
            <w:rPrChange w:id="315" w:author="Barbara Siebra" w:date="2025-11-01T12:20:00Z" w16du:dateUtc="2025-11-01T15:20:00Z">
              <w:rPr>
                <w:lang w:val="en-US"/>
              </w:rPr>
            </w:rPrChange>
          </w:rPr>
          <w:t xml:space="preserve"> O controle de permissões precisa estar baseado em perfis e funções, de forma que apenas pessoas autorizadas possam visualizar ou alterar dados. Além disso, logs de auditoria devem ser mantidos para registrar quem acessou ou modificou cada informação.</w:t>
        </w:r>
      </w:ins>
    </w:p>
    <w:p w14:paraId="21CFA1C2" w14:textId="77777777" w:rsidR="00147E53" w:rsidRPr="00147E53" w:rsidRDefault="00147E53" w:rsidP="00147E53">
      <w:pPr>
        <w:pStyle w:val="PargrafodaLista"/>
        <w:rPr>
          <w:ins w:id="316" w:author="Barbara Siebra" w:date="2025-11-01T12:20:00Z"/>
          <w:b/>
          <w:bCs/>
          <w:rPrChange w:id="317" w:author="Barbara Siebra" w:date="2025-11-01T12:20:00Z" w16du:dateUtc="2025-11-01T15:20:00Z">
            <w:rPr>
              <w:ins w:id="318" w:author="Barbara Siebra" w:date="2025-11-01T12:20:00Z"/>
              <w:b/>
              <w:bCs/>
              <w:lang w:val="en-US"/>
            </w:rPr>
          </w:rPrChange>
        </w:rPr>
      </w:pPr>
      <w:ins w:id="319" w:author="Barbara Siebra" w:date="2025-11-01T12:20:00Z">
        <w:r w:rsidRPr="00147E53">
          <w:rPr>
            <w:b/>
            <w:bCs/>
            <w:rPrChange w:id="320" w:author="Barbara Siebra" w:date="2025-11-01T12:20:00Z" w16du:dateUtc="2025-11-01T15:20:00Z">
              <w:rPr>
                <w:b/>
                <w:bCs/>
                <w:lang w:val="en-US"/>
              </w:rPr>
            </w:rPrChange>
          </w:rPr>
          <w:t>2. Controle de acessos e autenticação</w:t>
        </w:r>
      </w:ins>
    </w:p>
    <w:p w14:paraId="357D42F4" w14:textId="77777777" w:rsidR="00147E53" w:rsidRPr="00147E53" w:rsidRDefault="00147E53" w:rsidP="00147E53">
      <w:pPr>
        <w:pStyle w:val="PargrafodaLista"/>
        <w:rPr>
          <w:ins w:id="321" w:author="Barbara Siebra" w:date="2025-11-01T12:20:00Z"/>
          <w:rPrChange w:id="322" w:author="Barbara Siebra" w:date="2025-11-01T12:20:00Z" w16du:dateUtc="2025-11-01T15:20:00Z">
            <w:rPr>
              <w:ins w:id="323" w:author="Barbara Siebra" w:date="2025-11-01T12:20:00Z"/>
              <w:lang w:val="en-US"/>
            </w:rPr>
          </w:rPrChange>
        </w:rPr>
      </w:pPr>
      <w:ins w:id="324" w:author="Barbara Siebra" w:date="2025-11-01T12:20:00Z">
        <w:r w:rsidRPr="00147E53">
          <w:rPr>
            <w:rPrChange w:id="325" w:author="Barbara Siebra" w:date="2025-11-01T12:20:00Z" w16du:dateUtc="2025-11-01T15:20:00Z">
              <w:rPr>
                <w:lang w:val="en-US"/>
              </w:rPr>
            </w:rPrChange>
          </w:rPr>
          <w:t xml:space="preserve">O setor deve implementar </w:t>
        </w:r>
        <w:r w:rsidRPr="00605745">
          <w:rPr>
            <w:rPrChange w:id="326" w:author="Barbara Siebra" w:date="2025-11-01T12:32:00Z" w16du:dateUtc="2025-11-01T15:32:00Z">
              <w:rPr>
                <w:b/>
                <w:bCs/>
                <w:lang w:val="en-US"/>
              </w:rPr>
            </w:rPrChange>
          </w:rPr>
          <w:t>políticas de autenticação forte</w:t>
        </w:r>
        <w:r w:rsidRPr="00147E53">
          <w:rPr>
            <w:rPrChange w:id="327" w:author="Barbara Siebra" w:date="2025-11-01T12:20:00Z" w16du:dateUtc="2025-11-01T15:20:00Z">
              <w:rPr>
                <w:lang w:val="en-US"/>
              </w:rPr>
            </w:rPrChange>
          </w:rPr>
          <w:t xml:space="preserve">, como o uso de senhas complexas, autenticação multifator (MFA) e cadastros de usuários centralizados. Essas práticas evitam acessos indevidos e garantem a </w:t>
        </w:r>
        <w:r w:rsidRPr="00605745">
          <w:rPr>
            <w:rPrChange w:id="328" w:author="Barbara Siebra" w:date="2025-11-01T12:32:00Z" w16du:dateUtc="2025-11-01T15:32:00Z">
              <w:rPr>
                <w:b/>
                <w:bCs/>
                <w:lang w:val="en-US"/>
              </w:rPr>
            </w:rPrChange>
          </w:rPr>
          <w:t>rastreabilidade das ações</w:t>
        </w:r>
        <w:r w:rsidRPr="00147E53">
          <w:rPr>
            <w:rPrChange w:id="329" w:author="Barbara Siebra" w:date="2025-11-01T12:20:00Z" w16du:dateUtc="2025-11-01T15:20:00Z">
              <w:rPr>
                <w:lang w:val="en-US"/>
              </w:rPr>
            </w:rPrChange>
          </w:rPr>
          <w:t xml:space="preserve">, atendendo aos princípios de </w:t>
        </w:r>
        <w:r w:rsidRPr="00605745">
          <w:rPr>
            <w:rPrChange w:id="330" w:author="Barbara Siebra" w:date="2025-11-01T12:32:00Z" w16du:dateUtc="2025-11-01T15:32:00Z">
              <w:rPr>
                <w:b/>
                <w:bCs/>
                <w:lang w:val="en-US"/>
              </w:rPr>
            </w:rPrChange>
          </w:rPr>
          <w:t>segurança e responsabilização</w:t>
        </w:r>
        <w:r w:rsidRPr="00147E53">
          <w:rPr>
            <w:rPrChange w:id="331" w:author="Barbara Siebra" w:date="2025-11-01T12:20:00Z" w16du:dateUtc="2025-11-01T15:20:00Z">
              <w:rPr>
                <w:lang w:val="en-US"/>
              </w:rPr>
            </w:rPrChange>
          </w:rPr>
          <w:t xml:space="preserve"> previstos na LGPD.</w:t>
        </w:r>
      </w:ins>
    </w:p>
    <w:p w14:paraId="217E5C51" w14:textId="77777777" w:rsidR="00147E53" w:rsidRPr="00147E53" w:rsidRDefault="00147E53" w:rsidP="00147E53">
      <w:pPr>
        <w:pStyle w:val="PargrafodaLista"/>
        <w:rPr>
          <w:ins w:id="332" w:author="Barbara Siebra" w:date="2025-11-01T12:20:00Z"/>
          <w:b/>
          <w:bCs/>
          <w:rPrChange w:id="333" w:author="Barbara Siebra" w:date="2025-11-01T12:20:00Z" w16du:dateUtc="2025-11-01T15:20:00Z">
            <w:rPr>
              <w:ins w:id="334" w:author="Barbara Siebra" w:date="2025-11-01T12:20:00Z"/>
              <w:b/>
              <w:bCs/>
              <w:lang w:val="en-US"/>
            </w:rPr>
          </w:rPrChange>
        </w:rPr>
      </w:pPr>
      <w:ins w:id="335" w:author="Barbara Siebra" w:date="2025-11-01T12:20:00Z">
        <w:r w:rsidRPr="00147E53">
          <w:rPr>
            <w:b/>
            <w:bCs/>
            <w:rPrChange w:id="336" w:author="Barbara Siebra" w:date="2025-11-01T12:20:00Z" w16du:dateUtc="2025-11-01T15:20:00Z">
              <w:rPr>
                <w:b/>
                <w:bCs/>
                <w:lang w:val="en-US"/>
              </w:rPr>
            </w:rPrChange>
          </w:rPr>
          <w:t>3. Tratamento e armazenamento de dados</w:t>
        </w:r>
      </w:ins>
    </w:p>
    <w:p w14:paraId="07A84275" w14:textId="77777777" w:rsidR="00147E53" w:rsidRPr="00147E53" w:rsidRDefault="00147E53" w:rsidP="00147E53">
      <w:pPr>
        <w:pStyle w:val="PargrafodaLista"/>
        <w:rPr>
          <w:ins w:id="337" w:author="Barbara Siebra" w:date="2025-11-01T12:20:00Z"/>
          <w:rPrChange w:id="338" w:author="Barbara Siebra" w:date="2025-11-01T12:20:00Z" w16du:dateUtc="2025-11-01T15:20:00Z">
            <w:rPr>
              <w:ins w:id="339" w:author="Barbara Siebra" w:date="2025-11-01T12:20:00Z"/>
              <w:lang w:val="en-US"/>
            </w:rPr>
          </w:rPrChange>
        </w:rPr>
      </w:pPr>
      <w:ins w:id="340" w:author="Barbara Siebra" w:date="2025-11-01T12:20:00Z">
        <w:r w:rsidRPr="00147E53">
          <w:rPr>
            <w:rPrChange w:id="341" w:author="Barbara Siebra" w:date="2025-11-01T12:20:00Z" w16du:dateUtc="2025-11-01T15:20:00Z">
              <w:rPr>
                <w:lang w:val="en-US"/>
              </w:rPr>
            </w:rPrChange>
          </w:rPr>
          <w:t xml:space="preserve">As operações de backup, replicação e arquivamento precisam seguir critérios de </w:t>
        </w:r>
        <w:r w:rsidRPr="00605745">
          <w:rPr>
            <w:rPrChange w:id="342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criptografia e retenção mínima</w:t>
        </w:r>
        <w:r w:rsidRPr="00147E53">
          <w:rPr>
            <w:rPrChange w:id="343" w:author="Barbara Siebra" w:date="2025-11-01T12:20:00Z" w16du:dateUtc="2025-11-01T15:20:00Z">
              <w:rPr>
                <w:lang w:val="en-US"/>
              </w:rPr>
            </w:rPrChange>
          </w:rPr>
          <w:t xml:space="preserve">, evitando a manutenção de dados além do tempo necessário à finalidade informada. Dados antigos ou inativos devem ser </w:t>
        </w:r>
        <w:r w:rsidRPr="00605745">
          <w:rPr>
            <w:rPrChange w:id="344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anonimizados ou excluídos</w:t>
        </w:r>
        <w:r w:rsidRPr="00147E53">
          <w:rPr>
            <w:rPrChange w:id="345" w:author="Barbara Siebra" w:date="2025-11-01T12:20:00Z" w16du:dateUtc="2025-11-01T15:20:00Z">
              <w:rPr>
                <w:lang w:val="en-US"/>
              </w:rPr>
            </w:rPrChange>
          </w:rPr>
          <w:t xml:space="preserve">, conforme o princípio da </w:t>
        </w:r>
        <w:r w:rsidRPr="00605745">
          <w:rPr>
            <w:rPrChange w:id="346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necessidade</w:t>
        </w:r>
        <w:r w:rsidRPr="00147E53">
          <w:rPr>
            <w:rPrChange w:id="347" w:author="Barbara Siebra" w:date="2025-11-01T12:20:00Z" w16du:dateUtc="2025-11-01T15:20:00Z">
              <w:rPr>
                <w:lang w:val="en-US"/>
              </w:rPr>
            </w:rPrChange>
          </w:rPr>
          <w:t>.</w:t>
        </w:r>
      </w:ins>
    </w:p>
    <w:p w14:paraId="5D0A2A5D" w14:textId="77777777" w:rsidR="00147E53" w:rsidRPr="00147E53" w:rsidRDefault="00147E53" w:rsidP="00147E53">
      <w:pPr>
        <w:pStyle w:val="PargrafodaLista"/>
        <w:rPr>
          <w:ins w:id="348" w:author="Barbara Siebra" w:date="2025-11-01T12:20:00Z"/>
          <w:b/>
          <w:bCs/>
          <w:rPrChange w:id="349" w:author="Barbara Siebra" w:date="2025-11-01T12:20:00Z" w16du:dateUtc="2025-11-01T15:20:00Z">
            <w:rPr>
              <w:ins w:id="350" w:author="Barbara Siebra" w:date="2025-11-01T12:20:00Z"/>
              <w:b/>
              <w:bCs/>
              <w:lang w:val="en-US"/>
            </w:rPr>
          </w:rPrChange>
        </w:rPr>
      </w:pPr>
      <w:ins w:id="351" w:author="Barbara Siebra" w:date="2025-11-01T12:20:00Z">
        <w:r w:rsidRPr="00147E53">
          <w:rPr>
            <w:b/>
            <w:bCs/>
            <w:rPrChange w:id="352" w:author="Barbara Siebra" w:date="2025-11-01T12:20:00Z" w16du:dateUtc="2025-11-01T15:20:00Z">
              <w:rPr>
                <w:b/>
                <w:bCs/>
                <w:lang w:val="en-US"/>
              </w:rPr>
            </w:rPrChange>
          </w:rPr>
          <w:t>4. Segurança da informação e resposta a incidentes</w:t>
        </w:r>
      </w:ins>
    </w:p>
    <w:p w14:paraId="6A0823E6" w14:textId="77777777" w:rsidR="00147E53" w:rsidRPr="00605745" w:rsidRDefault="00147E53" w:rsidP="00147E53">
      <w:pPr>
        <w:pStyle w:val="PargrafodaLista"/>
        <w:rPr>
          <w:ins w:id="353" w:author="Barbara Siebra" w:date="2025-11-01T12:20:00Z"/>
          <w:rPrChange w:id="354" w:author="Barbara Siebra" w:date="2025-11-01T12:33:00Z" w16du:dateUtc="2025-11-01T15:33:00Z">
            <w:rPr>
              <w:ins w:id="355" w:author="Barbara Siebra" w:date="2025-11-01T12:20:00Z"/>
              <w:lang w:val="en-US"/>
            </w:rPr>
          </w:rPrChange>
        </w:rPr>
      </w:pPr>
      <w:ins w:id="356" w:author="Barbara Siebra" w:date="2025-11-01T12:20:00Z">
        <w:r w:rsidRPr="00147E53">
          <w:rPr>
            <w:rPrChange w:id="357" w:author="Barbara Siebra" w:date="2025-11-01T12:20:00Z" w16du:dateUtc="2025-11-01T15:20:00Z">
              <w:rPr>
                <w:lang w:val="en-US"/>
              </w:rPr>
            </w:rPrChange>
          </w:rPr>
          <w:t xml:space="preserve">A TI deve possuir </w:t>
        </w:r>
        <w:r w:rsidRPr="00605745">
          <w:rPr>
            <w:rPrChange w:id="358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planos de resposta a incidentes</w:t>
        </w:r>
        <w:r w:rsidRPr="00605745">
          <w:rPr>
            <w:rPrChange w:id="359" w:author="Barbara Siebra" w:date="2025-11-01T12:33:00Z" w16du:dateUtc="2025-11-01T15:33:00Z">
              <w:rPr>
                <w:lang w:val="en-US"/>
              </w:rPr>
            </w:rPrChange>
          </w:rPr>
          <w:t xml:space="preserve"> </w:t>
        </w:r>
        <w:r w:rsidRPr="00147E53">
          <w:rPr>
            <w:rPrChange w:id="360" w:author="Barbara Siebra" w:date="2025-11-01T12:20:00Z" w16du:dateUtc="2025-11-01T15:20:00Z">
              <w:rPr>
                <w:lang w:val="en-US"/>
              </w:rPr>
            </w:rPrChange>
          </w:rPr>
          <w:t xml:space="preserve">que definam procedimentos de detecção, contenção e notificação de vazamentos de dados pessoais. Esses planos devem estar alinhados às diretrizes da </w:t>
        </w:r>
        <w:r w:rsidRPr="00605745">
          <w:rPr>
            <w:rPrChange w:id="361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Autoridade Nacional de Proteção de Dados (ANPD)</w:t>
        </w:r>
        <w:r w:rsidRPr="00605745">
          <w:rPr>
            <w:rPrChange w:id="362" w:author="Barbara Siebra" w:date="2025-11-01T12:33:00Z" w16du:dateUtc="2025-11-01T15:33:00Z">
              <w:rPr>
                <w:lang w:val="en-US"/>
              </w:rPr>
            </w:rPrChange>
          </w:rPr>
          <w:t>.</w:t>
        </w:r>
      </w:ins>
    </w:p>
    <w:p w14:paraId="555620E5" w14:textId="77777777" w:rsidR="00147E53" w:rsidRPr="00147E53" w:rsidRDefault="00147E53" w:rsidP="00147E53">
      <w:pPr>
        <w:pStyle w:val="PargrafodaLista"/>
        <w:rPr>
          <w:ins w:id="363" w:author="Barbara Siebra" w:date="2025-11-01T12:20:00Z"/>
          <w:b/>
          <w:bCs/>
          <w:rPrChange w:id="364" w:author="Barbara Siebra" w:date="2025-11-01T12:20:00Z" w16du:dateUtc="2025-11-01T15:20:00Z">
            <w:rPr>
              <w:ins w:id="365" w:author="Barbara Siebra" w:date="2025-11-01T12:20:00Z"/>
              <w:b/>
              <w:bCs/>
              <w:lang w:val="en-US"/>
            </w:rPr>
          </w:rPrChange>
        </w:rPr>
      </w:pPr>
      <w:ins w:id="366" w:author="Barbara Siebra" w:date="2025-11-01T12:20:00Z">
        <w:r w:rsidRPr="00147E53">
          <w:rPr>
            <w:b/>
            <w:bCs/>
            <w:rPrChange w:id="367" w:author="Barbara Siebra" w:date="2025-11-01T12:20:00Z" w16du:dateUtc="2025-11-01T15:20:00Z">
              <w:rPr>
                <w:b/>
                <w:bCs/>
                <w:lang w:val="en-US"/>
              </w:rPr>
            </w:rPrChange>
          </w:rPr>
          <w:t>5. Conscientização e cultura organizacional</w:t>
        </w:r>
      </w:ins>
    </w:p>
    <w:p w14:paraId="6438D212" w14:textId="77777777" w:rsidR="00147E53" w:rsidRPr="00147E53" w:rsidRDefault="00147E53" w:rsidP="00147E53">
      <w:pPr>
        <w:pStyle w:val="PargrafodaLista"/>
        <w:rPr>
          <w:ins w:id="368" w:author="Barbara Siebra" w:date="2025-11-01T12:20:00Z"/>
          <w:rPrChange w:id="369" w:author="Barbara Siebra" w:date="2025-11-01T12:20:00Z" w16du:dateUtc="2025-11-01T15:20:00Z">
            <w:rPr>
              <w:ins w:id="370" w:author="Barbara Siebra" w:date="2025-11-01T12:20:00Z"/>
              <w:lang w:val="en-US"/>
            </w:rPr>
          </w:rPrChange>
        </w:rPr>
      </w:pPr>
      <w:ins w:id="371" w:author="Barbara Siebra" w:date="2025-11-01T12:20:00Z">
        <w:r w:rsidRPr="00147E53">
          <w:rPr>
            <w:rPrChange w:id="372" w:author="Barbara Siebra" w:date="2025-11-01T12:20:00Z" w16du:dateUtc="2025-11-01T15:20:00Z">
              <w:rPr>
                <w:lang w:val="en-US"/>
              </w:rPr>
            </w:rPrChange>
          </w:rPr>
          <w:t xml:space="preserve">Além das medidas técnicas, a TI deve promover </w:t>
        </w:r>
        <w:r w:rsidRPr="00605745">
          <w:rPr>
            <w:rPrChange w:id="373" w:author="Barbara Siebra" w:date="2025-11-01T12:33:00Z" w16du:dateUtc="2025-11-01T15:33:00Z">
              <w:rPr>
                <w:b/>
                <w:bCs/>
                <w:lang w:val="en-US"/>
              </w:rPr>
            </w:rPrChange>
          </w:rPr>
          <w:t>ações de conscientização e treinamento</w:t>
        </w:r>
        <w:r w:rsidRPr="00147E53">
          <w:rPr>
            <w:rPrChange w:id="374" w:author="Barbara Siebra" w:date="2025-11-01T12:20:00Z" w16du:dateUtc="2025-11-01T15:20:00Z">
              <w:rPr>
                <w:lang w:val="en-US"/>
              </w:rPr>
            </w:rPrChange>
          </w:rPr>
          <w:t xml:space="preserve"> sobre proteção de dados para todos os colaboradores, disseminando uma cultura de privacidade e segurança da informação dentro da organização.</w:t>
        </w:r>
      </w:ins>
    </w:p>
    <w:p w14:paraId="3759DF0D" w14:textId="08C9C55F" w:rsidR="001C1934" w:rsidRPr="00147E53" w:rsidDel="00605745" w:rsidRDefault="008B0E4F" w:rsidP="004A3BBE">
      <w:pPr>
        <w:pStyle w:val="PargrafodaLista"/>
        <w:rPr>
          <w:del w:id="375" w:author="Barbara Siebra" w:date="2025-11-01T12:33:00Z" w16du:dateUtc="2025-11-01T15:33:00Z"/>
          <w:color w:val="EE0000"/>
          <w:rPrChange w:id="376" w:author="Barbara Siebra" w:date="2025-11-01T12:20:00Z" w16du:dateUtc="2025-11-01T15:20:00Z">
            <w:rPr>
              <w:del w:id="377" w:author="Barbara Siebra" w:date="2025-11-01T12:33:00Z" w16du:dateUtc="2025-11-01T15:33:00Z"/>
            </w:rPr>
          </w:rPrChange>
        </w:rPr>
      </w:pPr>
      <w:del w:id="378" w:author="Barbara Siebra" w:date="2025-11-01T12:33:00Z" w16du:dateUtc="2025-11-01T15:33:00Z">
        <w:r w:rsidRPr="00147E53" w:rsidDel="00605745">
          <w:rPr>
            <w:color w:val="EE0000"/>
            <w:rPrChange w:id="379" w:author="Barbara Siebra" w:date="2025-11-01T12:20:00Z" w16du:dateUtc="2025-11-01T15:20:00Z">
              <w:rPr/>
            </w:rPrChange>
          </w:rPr>
          <w:delText>Descreva como as operações diárias do setor de TI impactam o cumprimento da LGPD.</w:delText>
        </w:r>
      </w:del>
    </w:p>
    <w:p w14:paraId="309025A0" w14:textId="179E461F" w:rsidR="008B0E4F" w:rsidRPr="001C1934" w:rsidDel="00605745" w:rsidRDefault="008B0E4F" w:rsidP="00605745">
      <w:pPr>
        <w:rPr>
          <w:del w:id="380" w:author="Barbara Siebra" w:date="2025-11-01T12:33:00Z" w16du:dateUtc="2025-11-01T15:33:00Z"/>
        </w:rPr>
        <w:pPrChange w:id="381" w:author="Barbara Siebra" w:date="2025-11-01T12:33:00Z" w16du:dateUtc="2025-11-01T15:33:00Z">
          <w:pPr>
            <w:pStyle w:val="PargrafodaLista"/>
          </w:pPr>
        </w:pPrChange>
      </w:pPr>
      <w:del w:id="382" w:author="Barbara Siebra" w:date="2025-11-01T12:33:00Z" w16du:dateUtc="2025-11-01T15:33:00Z">
        <w:r w:rsidRPr="00605745" w:rsidDel="00605745">
          <w:rPr>
            <w:color w:val="EE0000"/>
            <w:rPrChange w:id="383" w:author="Barbara Siebra" w:date="2025-11-01T12:33:00Z" w16du:dateUtc="2025-11-01T15:33:00Z">
              <w:rPr/>
            </w:rPrChange>
          </w:rPr>
          <w:delText>Explique como a TI deve assegurar a conformidade com a proteção de dados pessoais no tratamento de dados internos, como registros de colaboradores, controle de acessos, e outras operações rotineiras</w:delText>
        </w:r>
        <w:r w:rsidRPr="008B0E4F" w:rsidDel="00605745">
          <w:delText>.</w:delText>
        </w:r>
      </w:del>
    </w:p>
    <w:p w14:paraId="4B42F01D" w14:textId="7B5413F0" w:rsidR="00C036D1" w:rsidRDefault="00C036D1" w:rsidP="00605745">
      <w:pPr>
        <w:pPrChange w:id="384" w:author="Barbara Siebra" w:date="2025-11-01T12:33:00Z" w16du:dateUtc="2025-11-01T15:33:00Z">
          <w:pPr>
            <w:pStyle w:val="PargrafodaLista"/>
          </w:pPr>
        </w:pPrChange>
      </w:pPr>
    </w:p>
    <w:p w14:paraId="5C0A85C1" w14:textId="0BC925BE" w:rsidR="00C57896" w:rsidRDefault="008B0E4F" w:rsidP="00C57896">
      <w:pPr>
        <w:pStyle w:val="Ttulo2"/>
        <w:rPr>
          <w:ins w:id="385" w:author="Barbara Siebra" w:date="2025-11-01T11:58:00Z" w16du:dateUtc="2025-11-01T14:58:00Z"/>
        </w:rPr>
      </w:pPr>
      <w:bookmarkStart w:id="386" w:name="_Toc174946210"/>
      <w:r>
        <w:lastRenderedPageBreak/>
        <w:t xml:space="preserve">2.2 Aplicação da LGPD na plataforma de </w:t>
      </w:r>
      <w:proofErr w:type="spellStart"/>
      <w:r>
        <w:t>eCommerce</w:t>
      </w:r>
      <w:bookmarkEnd w:id="386"/>
      <w:proofErr w:type="spellEnd"/>
    </w:p>
    <w:p w14:paraId="16F2252C" w14:textId="07EED603" w:rsidR="00C57896" w:rsidRPr="00C57896" w:rsidRDefault="00C57896" w:rsidP="004A3BBE">
      <w:pPr>
        <w:pStyle w:val="PargrafodaLista"/>
        <w:rPr>
          <w:ins w:id="387" w:author="Barbara Siebra" w:date="2025-11-01T11:58:00Z"/>
          <w:rPrChange w:id="388" w:author="Barbara Siebra" w:date="2025-11-01T12:03:00Z" w16du:dateUtc="2025-11-01T15:03:00Z">
            <w:rPr>
              <w:ins w:id="389" w:author="Barbara Siebra" w:date="2025-11-01T11:58:00Z"/>
              <w:lang w:val="en-US"/>
            </w:rPr>
          </w:rPrChange>
        </w:rPr>
      </w:pPr>
      <w:ins w:id="390" w:author="Barbara Siebra" w:date="2025-11-01T11:58:00Z">
        <w:r w:rsidRPr="00C57896">
          <w:rPr>
            <w:rPrChange w:id="391" w:author="Barbara Siebra" w:date="2025-11-01T12:03:00Z" w16du:dateUtc="2025-11-01T15:03:00Z">
              <w:rPr>
                <w:lang w:val="en-US"/>
              </w:rPr>
            </w:rPrChange>
          </w:rPr>
          <w:t xml:space="preserve">A área de Tecnologia da Informação (TI) tem papel central na aplicação da </w:t>
        </w:r>
        <w:r w:rsidRPr="00C57896">
          <w:rPr>
            <w:rPrChange w:id="392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Lei Geral de Proteção de Dados Pessoais (LGPD)</w:t>
        </w:r>
        <w:r w:rsidRPr="00C57896">
          <w:rPr>
            <w:rPrChange w:id="393" w:author="Barbara Siebra" w:date="2025-11-01T12:03:00Z" w16du:dateUtc="2025-11-01T15:03:00Z">
              <w:rPr>
                <w:lang w:val="en-US"/>
              </w:rPr>
            </w:rPrChange>
          </w:rPr>
          <w:t xml:space="preserve"> dentro de uma plataforma de e-commerce. Como o comércio eletrônico depende fortemente do tratamento de dados de clientes</w:t>
        </w:r>
      </w:ins>
      <w:ins w:id="394" w:author="Barbara Siebra" w:date="2025-11-01T11:58:00Z" w16du:dateUtc="2025-11-01T14:58:00Z">
        <w:r w:rsidRPr="004A3BBE">
          <w:t>,</w:t>
        </w:r>
      </w:ins>
      <w:ins w:id="395" w:author="Barbara Siebra" w:date="2025-11-01T11:58:00Z">
        <w:r w:rsidRPr="00C57896">
          <w:rPr>
            <w:rPrChange w:id="396" w:author="Barbara Siebra" w:date="2025-11-01T12:03:00Z" w16du:dateUtc="2025-11-01T15:03:00Z">
              <w:rPr>
                <w:lang w:val="en-US"/>
              </w:rPr>
            </w:rPrChange>
          </w:rPr>
          <w:t xml:space="preserve"> como nome, CPF, endereço, dados de pagamento e histórico de compras, a TI deve garantir que esses dados sejam </w:t>
        </w:r>
        <w:r w:rsidRPr="00C57896">
          <w:rPr>
            <w:rPrChange w:id="397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coletados, armazenados, processados e compartilhados de forma segura e em conformidade com a legislação vigente</w:t>
        </w:r>
        <w:r w:rsidRPr="00C57896">
          <w:rPr>
            <w:rPrChange w:id="398" w:author="Barbara Siebra" w:date="2025-11-01T12:03:00Z" w16du:dateUtc="2025-11-01T15:03:00Z">
              <w:rPr>
                <w:lang w:val="en-US"/>
              </w:rPr>
            </w:rPrChange>
          </w:rPr>
          <w:t>.</w:t>
        </w:r>
      </w:ins>
    </w:p>
    <w:p w14:paraId="6288B650" w14:textId="77777777" w:rsidR="00C57896" w:rsidRPr="00C57896" w:rsidRDefault="00C57896" w:rsidP="004A3BBE">
      <w:pPr>
        <w:pStyle w:val="PargrafodaLista"/>
        <w:rPr>
          <w:ins w:id="399" w:author="Barbara Siebra" w:date="2025-11-01T11:58:00Z"/>
          <w:rPrChange w:id="400" w:author="Barbara Siebra" w:date="2025-11-01T12:03:00Z" w16du:dateUtc="2025-11-01T15:03:00Z">
            <w:rPr>
              <w:ins w:id="401" w:author="Barbara Siebra" w:date="2025-11-01T11:58:00Z"/>
              <w:b/>
              <w:bCs/>
              <w:lang w:val="en-US"/>
            </w:rPr>
          </w:rPrChange>
        </w:rPr>
      </w:pPr>
      <w:ins w:id="402" w:author="Barbara Siebra" w:date="2025-11-01T11:58:00Z">
        <w:r w:rsidRPr="00C57896">
          <w:rPr>
            <w:rPrChange w:id="403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Gestão da Segurança e Cumprimento da LGPD</w:t>
        </w:r>
      </w:ins>
    </w:p>
    <w:p w14:paraId="31C71725" w14:textId="568F539B" w:rsidR="00C57896" w:rsidRPr="00C57896" w:rsidRDefault="00C57896" w:rsidP="004A3BBE">
      <w:pPr>
        <w:pStyle w:val="PargrafodaLista"/>
        <w:rPr>
          <w:ins w:id="404" w:author="Barbara Siebra" w:date="2025-11-01T11:58:00Z"/>
          <w:rPrChange w:id="405" w:author="Barbara Siebra" w:date="2025-11-01T12:03:00Z" w16du:dateUtc="2025-11-01T15:03:00Z">
            <w:rPr>
              <w:ins w:id="406" w:author="Barbara Siebra" w:date="2025-11-01T11:58:00Z"/>
              <w:lang w:val="en-US"/>
            </w:rPr>
          </w:rPrChange>
        </w:rPr>
      </w:pPr>
      <w:ins w:id="407" w:author="Barbara Siebra" w:date="2025-11-01T11:58:00Z">
        <w:r w:rsidRPr="00C57896">
          <w:rPr>
            <w:rPrChange w:id="408" w:author="Barbara Siebra" w:date="2025-11-01T12:03:00Z" w16du:dateUtc="2025-11-01T15:03:00Z">
              <w:rPr>
                <w:lang w:val="en-US"/>
              </w:rPr>
            </w:rPrChange>
          </w:rPr>
          <w:t xml:space="preserve">A TI deve atuar em conjunto com as áreas de </w:t>
        </w:r>
        <w:r w:rsidRPr="00C57896">
          <w:rPr>
            <w:rPrChange w:id="409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compliance, jurídico e governança de dados</w:t>
        </w:r>
        <w:r w:rsidRPr="00C57896">
          <w:rPr>
            <w:rPrChange w:id="410" w:author="Barbara Siebra" w:date="2025-11-01T12:03:00Z" w16du:dateUtc="2025-11-01T15:03:00Z">
              <w:rPr>
                <w:lang w:val="en-US"/>
              </w:rPr>
            </w:rPrChange>
          </w:rPr>
          <w:t xml:space="preserve"> para estruturar políticas, processos e ferramentas que assegurem a </w:t>
        </w:r>
        <w:r w:rsidRPr="00C57896">
          <w:rPr>
            <w:rPrChange w:id="411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confidencialidade, integridade e disponibilidade</w:t>
        </w:r>
        <w:r w:rsidRPr="00C57896">
          <w:rPr>
            <w:rPrChange w:id="412" w:author="Barbara Siebra" w:date="2025-11-01T12:03:00Z" w16du:dateUtc="2025-11-01T15:03:00Z">
              <w:rPr>
                <w:lang w:val="en-US"/>
              </w:rPr>
            </w:rPrChange>
          </w:rPr>
          <w:t xml:space="preserve"> das informações pessoais</w:t>
        </w:r>
      </w:ins>
      <w:ins w:id="413" w:author="Barbara Siebra" w:date="2025-11-01T11:58:00Z" w16du:dateUtc="2025-11-01T14:58:00Z">
        <w:r w:rsidRPr="004A3BBE">
          <w:t xml:space="preserve"> </w:t>
        </w:r>
      </w:ins>
      <w:ins w:id="414" w:author="Barbara Siebra" w:date="2025-11-01T11:58:00Z">
        <w:r w:rsidRPr="00C57896">
          <w:rPr>
            <w:rPrChange w:id="415" w:author="Barbara Siebra" w:date="2025-11-01T12:03:00Z" w16du:dateUtc="2025-11-01T15:03:00Z">
              <w:rPr>
                <w:lang w:val="en-US"/>
              </w:rPr>
            </w:rPrChange>
          </w:rPr>
          <w:t>tratadas pela empresa.</w:t>
        </w:r>
        <w:r w:rsidRPr="00C57896">
          <w:rPr>
            <w:rPrChange w:id="416" w:author="Barbara Siebra" w:date="2025-11-01T12:03:00Z" w16du:dateUtc="2025-11-01T15:03:00Z">
              <w:rPr>
                <w:lang w:val="en-US"/>
              </w:rPr>
            </w:rPrChange>
          </w:rPr>
          <w:br/>
          <w:t>Entre as principais responsabilidades estão:</w:t>
        </w:r>
      </w:ins>
    </w:p>
    <w:p w14:paraId="3DCFB87D" w14:textId="77777777" w:rsidR="00C57896" w:rsidRPr="00C57896" w:rsidRDefault="00C57896" w:rsidP="004A3BBE">
      <w:pPr>
        <w:pStyle w:val="PargrafodaLista"/>
        <w:numPr>
          <w:ilvl w:val="0"/>
          <w:numId w:val="17"/>
        </w:numPr>
        <w:rPr>
          <w:ins w:id="417" w:author="Barbara Siebra" w:date="2025-11-01T11:58:00Z"/>
          <w:rPrChange w:id="418" w:author="Barbara Siebra" w:date="2025-11-01T12:03:00Z" w16du:dateUtc="2025-11-01T15:03:00Z">
            <w:rPr>
              <w:ins w:id="419" w:author="Barbara Siebra" w:date="2025-11-01T11:58:00Z"/>
              <w:lang w:val="en-US"/>
            </w:rPr>
          </w:rPrChange>
        </w:rPr>
      </w:pPr>
      <w:ins w:id="420" w:author="Barbara Siebra" w:date="2025-11-01T11:58:00Z">
        <w:r w:rsidRPr="00C57896">
          <w:rPr>
            <w:rPrChange w:id="421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Mapeamento e controle do ciclo de vida dos dados:</w:t>
        </w:r>
        <w:r w:rsidRPr="00C57896">
          <w:rPr>
            <w:rPrChange w:id="422" w:author="Barbara Siebra" w:date="2025-11-01T12:03:00Z" w16du:dateUtc="2025-11-01T15:03:00Z">
              <w:rPr>
                <w:lang w:val="en-US"/>
              </w:rPr>
            </w:rPrChange>
          </w:rPr>
          <w:t xml:space="preserve"> identificar onde os dados pessoais são coletados, armazenados, processados e descartados dentro da plataforma e de sistemas integrados.</w:t>
        </w:r>
      </w:ins>
    </w:p>
    <w:p w14:paraId="64E56947" w14:textId="77777777" w:rsidR="00C57896" w:rsidRPr="00C57896" w:rsidRDefault="00C57896" w:rsidP="004A3BBE">
      <w:pPr>
        <w:pStyle w:val="PargrafodaLista"/>
        <w:numPr>
          <w:ilvl w:val="0"/>
          <w:numId w:val="17"/>
        </w:numPr>
        <w:rPr>
          <w:ins w:id="423" w:author="Barbara Siebra" w:date="2025-11-01T11:58:00Z"/>
          <w:rPrChange w:id="424" w:author="Barbara Siebra" w:date="2025-11-01T12:03:00Z" w16du:dateUtc="2025-11-01T15:03:00Z">
            <w:rPr>
              <w:ins w:id="425" w:author="Barbara Siebra" w:date="2025-11-01T11:58:00Z"/>
              <w:lang w:val="en-US"/>
            </w:rPr>
          </w:rPrChange>
        </w:rPr>
      </w:pPr>
      <w:ins w:id="426" w:author="Barbara Siebra" w:date="2025-11-01T11:58:00Z">
        <w:r w:rsidRPr="00C57896">
          <w:rPr>
            <w:rPrChange w:id="427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Implementação de políticas de acesso e autenticação:</w:t>
        </w:r>
        <w:r w:rsidRPr="00C57896">
          <w:rPr>
            <w:rPrChange w:id="428" w:author="Barbara Siebra" w:date="2025-11-01T12:03:00Z" w16du:dateUtc="2025-11-01T15:03:00Z">
              <w:rPr>
                <w:lang w:val="en-US"/>
              </w:rPr>
            </w:rPrChange>
          </w:rPr>
          <w:t xml:space="preserve"> garantir que apenas usuários autorizados tenham acesso às informações pessoais, utilizando controles como </w:t>
        </w:r>
        <w:r w:rsidRPr="00C57896">
          <w:rPr>
            <w:rPrChange w:id="429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senhas fortes, autenticação multifator (MFA)</w:t>
        </w:r>
        <w:r w:rsidRPr="00C57896">
          <w:rPr>
            <w:rPrChange w:id="430" w:author="Barbara Siebra" w:date="2025-11-01T12:03:00Z" w16du:dateUtc="2025-11-01T15:03:00Z">
              <w:rPr>
                <w:lang w:val="en-US"/>
              </w:rPr>
            </w:rPrChange>
          </w:rPr>
          <w:t xml:space="preserve"> e </w:t>
        </w:r>
        <w:r w:rsidRPr="00C57896">
          <w:rPr>
            <w:rPrChange w:id="431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gestão de privilégios de acesso</w:t>
        </w:r>
        <w:r w:rsidRPr="00C57896">
          <w:rPr>
            <w:rPrChange w:id="432" w:author="Barbara Siebra" w:date="2025-11-01T12:03:00Z" w16du:dateUtc="2025-11-01T15:03:00Z">
              <w:rPr>
                <w:lang w:val="en-US"/>
              </w:rPr>
            </w:rPrChange>
          </w:rPr>
          <w:t>.</w:t>
        </w:r>
      </w:ins>
    </w:p>
    <w:p w14:paraId="5004A8C7" w14:textId="77777777" w:rsidR="00C57896" w:rsidRPr="00C57896" w:rsidRDefault="00C57896" w:rsidP="004A3BBE">
      <w:pPr>
        <w:pStyle w:val="PargrafodaLista"/>
        <w:numPr>
          <w:ilvl w:val="0"/>
          <w:numId w:val="17"/>
        </w:numPr>
        <w:rPr>
          <w:ins w:id="433" w:author="Barbara Siebra" w:date="2025-11-01T11:58:00Z"/>
          <w:rPrChange w:id="434" w:author="Barbara Siebra" w:date="2025-11-01T12:03:00Z" w16du:dateUtc="2025-11-01T15:03:00Z">
            <w:rPr>
              <w:ins w:id="435" w:author="Barbara Siebra" w:date="2025-11-01T11:58:00Z"/>
              <w:lang w:val="en-US"/>
            </w:rPr>
          </w:rPrChange>
        </w:rPr>
      </w:pPr>
      <w:ins w:id="436" w:author="Barbara Siebra" w:date="2025-11-01T11:58:00Z">
        <w:r w:rsidRPr="00C57896">
          <w:rPr>
            <w:rPrChange w:id="437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Registro de logs e trilhas de auditoria:</w:t>
        </w:r>
        <w:r w:rsidRPr="00C57896">
          <w:rPr>
            <w:rPrChange w:id="438" w:author="Barbara Siebra" w:date="2025-11-01T12:03:00Z" w16du:dateUtc="2025-11-01T15:03:00Z">
              <w:rPr>
                <w:lang w:val="en-US"/>
              </w:rPr>
            </w:rPrChange>
          </w:rPr>
          <w:t xml:space="preserve"> manter registros de todas as ações relacionadas a dados pessoais para fins de rastreabilidade e auditoria.</w:t>
        </w:r>
      </w:ins>
    </w:p>
    <w:p w14:paraId="5DCBA7EB" w14:textId="77777777" w:rsidR="00C57896" w:rsidRPr="00C57896" w:rsidRDefault="00C57896" w:rsidP="004A3BBE">
      <w:pPr>
        <w:pStyle w:val="PargrafodaLista"/>
        <w:numPr>
          <w:ilvl w:val="0"/>
          <w:numId w:val="17"/>
        </w:numPr>
        <w:rPr>
          <w:ins w:id="439" w:author="Barbara Siebra" w:date="2025-11-01T11:58:00Z"/>
          <w:rPrChange w:id="440" w:author="Barbara Siebra" w:date="2025-11-01T12:03:00Z" w16du:dateUtc="2025-11-01T15:03:00Z">
            <w:rPr>
              <w:ins w:id="441" w:author="Barbara Siebra" w:date="2025-11-01T11:58:00Z"/>
              <w:lang w:val="en-US"/>
            </w:rPr>
          </w:rPrChange>
        </w:rPr>
      </w:pPr>
      <w:ins w:id="442" w:author="Barbara Siebra" w:date="2025-11-01T11:58:00Z">
        <w:r w:rsidRPr="00C57896">
          <w:rPr>
            <w:rPrChange w:id="443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Gerenciamento de incidentes e vazamentos:</w:t>
        </w:r>
        <w:r w:rsidRPr="00C57896">
          <w:rPr>
            <w:rPrChange w:id="444" w:author="Barbara Siebra" w:date="2025-11-01T12:03:00Z" w16du:dateUtc="2025-11-01T15:03:00Z">
              <w:rPr>
                <w:lang w:val="en-US"/>
              </w:rPr>
            </w:rPrChange>
          </w:rPr>
          <w:t xml:space="preserve"> estabelecer planos de resposta a incidentes, com procedimentos claros para notificação de vazamentos de dados à ANPD e aos titulares.</w:t>
        </w:r>
      </w:ins>
    </w:p>
    <w:p w14:paraId="68F5C31A" w14:textId="77777777" w:rsidR="00C57896" w:rsidRPr="00C57896" w:rsidRDefault="00C57896" w:rsidP="004A3BBE">
      <w:pPr>
        <w:pStyle w:val="PargrafodaLista"/>
        <w:numPr>
          <w:ilvl w:val="0"/>
          <w:numId w:val="17"/>
        </w:numPr>
        <w:rPr>
          <w:ins w:id="445" w:author="Barbara Siebra" w:date="2025-11-01T11:58:00Z"/>
          <w:rPrChange w:id="446" w:author="Barbara Siebra" w:date="2025-11-01T12:03:00Z" w16du:dateUtc="2025-11-01T15:03:00Z">
            <w:rPr>
              <w:ins w:id="447" w:author="Barbara Siebra" w:date="2025-11-01T11:58:00Z"/>
              <w:lang w:val="en-US"/>
            </w:rPr>
          </w:rPrChange>
        </w:rPr>
      </w:pPr>
      <w:ins w:id="448" w:author="Barbara Siebra" w:date="2025-11-01T11:58:00Z">
        <w:r w:rsidRPr="00C57896">
          <w:rPr>
            <w:rPrChange w:id="449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Adequação contratual e técnica com terceiros:</w:t>
        </w:r>
        <w:r w:rsidRPr="00C57896">
          <w:rPr>
            <w:rPrChange w:id="450" w:author="Barbara Siebra" w:date="2025-11-01T12:03:00Z" w16du:dateUtc="2025-11-01T15:03:00Z">
              <w:rPr>
                <w:lang w:val="en-US"/>
              </w:rPr>
            </w:rPrChange>
          </w:rPr>
          <w:t xml:space="preserve"> assegurar que parceiros, gateways de pagamento, transportadoras e demais prestadores também cumpram a LGPD, por meio de contratos e auditorias técnicas.</w:t>
        </w:r>
      </w:ins>
    </w:p>
    <w:p w14:paraId="374AA964" w14:textId="77777777" w:rsidR="00C57896" w:rsidRPr="00C57896" w:rsidRDefault="00C57896" w:rsidP="004A3BBE">
      <w:pPr>
        <w:pStyle w:val="PargrafodaLista"/>
        <w:rPr>
          <w:ins w:id="451" w:author="Barbara Siebra" w:date="2025-11-01T11:58:00Z"/>
          <w:rPrChange w:id="452" w:author="Barbara Siebra" w:date="2025-11-01T12:03:00Z" w16du:dateUtc="2025-11-01T15:03:00Z">
            <w:rPr>
              <w:ins w:id="453" w:author="Barbara Siebra" w:date="2025-11-01T11:58:00Z"/>
              <w:b/>
              <w:bCs/>
              <w:lang w:val="en-US"/>
            </w:rPr>
          </w:rPrChange>
        </w:rPr>
      </w:pPr>
      <w:ins w:id="454" w:author="Barbara Siebra" w:date="2025-11-01T11:58:00Z">
        <w:r w:rsidRPr="00C57896">
          <w:rPr>
            <w:rPrChange w:id="455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Práticas de Segurança e Privacidade Recomendadas</w:t>
        </w:r>
      </w:ins>
    </w:p>
    <w:p w14:paraId="46513F37" w14:textId="77777777" w:rsidR="00C57896" w:rsidRPr="00C57896" w:rsidRDefault="00C57896" w:rsidP="004A3BBE">
      <w:pPr>
        <w:pStyle w:val="PargrafodaLista"/>
        <w:rPr>
          <w:ins w:id="456" w:author="Barbara Siebra" w:date="2025-11-01T11:58:00Z"/>
          <w:rPrChange w:id="457" w:author="Barbara Siebra" w:date="2025-11-01T12:03:00Z" w16du:dateUtc="2025-11-01T15:03:00Z">
            <w:rPr>
              <w:ins w:id="458" w:author="Barbara Siebra" w:date="2025-11-01T11:58:00Z"/>
              <w:lang w:val="en-US"/>
            </w:rPr>
          </w:rPrChange>
        </w:rPr>
      </w:pPr>
      <w:ins w:id="459" w:author="Barbara Siebra" w:date="2025-11-01T11:58:00Z">
        <w:r w:rsidRPr="00C57896">
          <w:rPr>
            <w:rPrChange w:id="460" w:author="Barbara Siebra" w:date="2025-11-01T12:03:00Z" w16du:dateUtc="2025-11-01T15:03:00Z">
              <w:rPr>
                <w:lang w:val="en-US"/>
              </w:rPr>
            </w:rPrChange>
          </w:rPr>
          <w:lastRenderedPageBreak/>
          <w:t xml:space="preserve">Para garantir a proteção dos dados pessoais dos clientes dentro da plataforma de e-commerce, a TI deve adotar um conjunto de </w:t>
        </w:r>
        <w:r w:rsidRPr="00C57896">
          <w:rPr>
            <w:rPrChange w:id="461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boas práticas e medidas técnicas</w:t>
        </w:r>
        <w:r w:rsidRPr="00C57896">
          <w:rPr>
            <w:rPrChange w:id="462" w:author="Barbara Siebra" w:date="2025-11-01T12:03:00Z" w16du:dateUtc="2025-11-01T15:03:00Z">
              <w:rPr>
                <w:lang w:val="en-US"/>
              </w:rPr>
            </w:rPrChange>
          </w:rPr>
          <w:t>, como:</w:t>
        </w:r>
      </w:ins>
    </w:p>
    <w:p w14:paraId="35F2EB4F" w14:textId="77777777" w:rsidR="00C57896" w:rsidRPr="004A3BBE" w:rsidRDefault="00C57896" w:rsidP="004A3BBE">
      <w:pPr>
        <w:pStyle w:val="PargrafodaLista"/>
        <w:numPr>
          <w:ilvl w:val="0"/>
          <w:numId w:val="18"/>
        </w:numPr>
        <w:rPr>
          <w:ins w:id="463" w:author="Barbara Siebra" w:date="2025-11-01T11:58:00Z"/>
          <w:lang w:val="en-US"/>
        </w:rPr>
      </w:pPr>
      <w:proofErr w:type="spellStart"/>
      <w:ins w:id="464" w:author="Barbara Siebra" w:date="2025-11-01T11:58:00Z">
        <w:r w:rsidRPr="004A3BBE">
          <w:rPr>
            <w:lang w:val="en-US"/>
          </w:rPr>
          <w:t>Criptografia</w:t>
        </w:r>
        <w:proofErr w:type="spellEnd"/>
        <w:r w:rsidRPr="004A3BBE">
          <w:rPr>
            <w:lang w:val="en-US"/>
          </w:rPr>
          <w:t xml:space="preserve"> de dados:</w:t>
        </w:r>
      </w:ins>
    </w:p>
    <w:p w14:paraId="433A16BB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465" w:author="Barbara Siebra" w:date="2025-11-01T11:58:00Z"/>
          <w:rPrChange w:id="466" w:author="Barbara Siebra" w:date="2025-11-01T12:03:00Z" w16du:dateUtc="2025-11-01T15:03:00Z">
            <w:rPr>
              <w:ins w:id="467" w:author="Barbara Siebra" w:date="2025-11-01T11:58:00Z"/>
              <w:lang w:val="en-US"/>
            </w:rPr>
          </w:rPrChange>
        </w:rPr>
      </w:pPr>
      <w:ins w:id="468" w:author="Barbara Siebra" w:date="2025-11-01T11:58:00Z">
        <w:r w:rsidRPr="00C57896">
          <w:rPr>
            <w:rPrChange w:id="469" w:author="Barbara Siebra" w:date="2025-11-01T12:03:00Z" w16du:dateUtc="2025-11-01T15:03:00Z">
              <w:rPr>
                <w:lang w:val="en-US"/>
              </w:rPr>
            </w:rPrChange>
          </w:rPr>
          <w:t>Criptografar informações sensíveis tanto em trânsito (uso de HTTPS, TLS) quanto em repouso (bancos de dados, backups).</w:t>
        </w:r>
      </w:ins>
    </w:p>
    <w:p w14:paraId="2686E664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470" w:author="Barbara Siebra" w:date="2025-11-01T11:58:00Z"/>
          <w:rPrChange w:id="471" w:author="Barbara Siebra" w:date="2025-11-01T12:03:00Z" w16du:dateUtc="2025-11-01T15:03:00Z">
            <w:rPr>
              <w:ins w:id="472" w:author="Barbara Siebra" w:date="2025-11-01T11:58:00Z"/>
              <w:lang w:val="en-US"/>
            </w:rPr>
          </w:rPrChange>
        </w:rPr>
      </w:pPr>
      <w:ins w:id="473" w:author="Barbara Siebra" w:date="2025-11-01T11:58:00Z">
        <w:r w:rsidRPr="00C57896">
          <w:rPr>
            <w:rPrChange w:id="474" w:author="Barbara Siebra" w:date="2025-11-01T12:03:00Z" w16du:dateUtc="2025-11-01T15:03:00Z">
              <w:rPr>
                <w:lang w:val="en-US"/>
              </w:rPr>
            </w:rPrChange>
          </w:rPr>
          <w:t xml:space="preserve">Utilizar técnicas de </w:t>
        </w:r>
        <w:r w:rsidRPr="00C57896">
          <w:rPr>
            <w:rPrChange w:id="475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tokenização</w:t>
        </w:r>
        <w:r w:rsidRPr="00C57896">
          <w:rPr>
            <w:rPrChange w:id="476" w:author="Barbara Siebra" w:date="2025-11-01T12:03:00Z" w16du:dateUtc="2025-11-01T15:03:00Z">
              <w:rPr>
                <w:lang w:val="en-US"/>
              </w:rPr>
            </w:rPrChange>
          </w:rPr>
          <w:t xml:space="preserve"> em dados de pagamento.</w:t>
        </w:r>
      </w:ins>
    </w:p>
    <w:p w14:paraId="204157BB" w14:textId="77777777" w:rsidR="00C57896" w:rsidRPr="004A3BBE" w:rsidRDefault="00C57896" w:rsidP="004A3BBE">
      <w:pPr>
        <w:pStyle w:val="PargrafodaLista"/>
        <w:numPr>
          <w:ilvl w:val="0"/>
          <w:numId w:val="18"/>
        </w:numPr>
        <w:rPr>
          <w:ins w:id="477" w:author="Barbara Siebra" w:date="2025-11-01T11:58:00Z"/>
          <w:lang w:val="en-US"/>
        </w:rPr>
      </w:pPr>
      <w:proofErr w:type="spellStart"/>
      <w:ins w:id="478" w:author="Barbara Siebra" w:date="2025-11-01T11:58:00Z">
        <w:r w:rsidRPr="004A3BBE">
          <w:rPr>
            <w:lang w:val="en-US"/>
          </w:rPr>
          <w:t>Anonimização</w:t>
        </w:r>
        <w:proofErr w:type="spellEnd"/>
        <w:r w:rsidRPr="004A3BBE">
          <w:rPr>
            <w:lang w:val="en-US"/>
          </w:rPr>
          <w:t xml:space="preserve"> e </w:t>
        </w:r>
        <w:proofErr w:type="spellStart"/>
        <w:r w:rsidRPr="004A3BBE">
          <w:rPr>
            <w:lang w:val="en-US"/>
          </w:rPr>
          <w:t>pseudonimização</w:t>
        </w:r>
        <w:proofErr w:type="spellEnd"/>
        <w:r w:rsidRPr="004A3BBE">
          <w:rPr>
            <w:lang w:val="en-US"/>
          </w:rPr>
          <w:t>:</w:t>
        </w:r>
      </w:ins>
    </w:p>
    <w:p w14:paraId="05CF6CC4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479" w:author="Barbara Siebra" w:date="2025-11-01T11:58:00Z"/>
          <w:rPrChange w:id="480" w:author="Barbara Siebra" w:date="2025-11-01T12:03:00Z" w16du:dateUtc="2025-11-01T15:03:00Z">
            <w:rPr>
              <w:ins w:id="481" w:author="Barbara Siebra" w:date="2025-11-01T11:58:00Z"/>
              <w:lang w:val="en-US"/>
            </w:rPr>
          </w:rPrChange>
        </w:rPr>
      </w:pPr>
      <w:ins w:id="482" w:author="Barbara Siebra" w:date="2025-11-01T11:58:00Z">
        <w:r w:rsidRPr="00C57896">
          <w:rPr>
            <w:rPrChange w:id="483" w:author="Barbara Siebra" w:date="2025-11-01T12:03:00Z" w16du:dateUtc="2025-11-01T15:03:00Z">
              <w:rPr>
                <w:lang w:val="en-US"/>
              </w:rPr>
            </w:rPrChange>
          </w:rPr>
          <w:t>Aplicar técnicas que tornem os dados não identificáveis, reduzindo o risco em caso de incidentes de segurança.</w:t>
        </w:r>
      </w:ins>
    </w:p>
    <w:p w14:paraId="018C47CA" w14:textId="77777777" w:rsidR="00C57896" w:rsidRPr="004A3BBE" w:rsidRDefault="00C57896" w:rsidP="004A3BBE">
      <w:pPr>
        <w:pStyle w:val="PargrafodaLista"/>
        <w:numPr>
          <w:ilvl w:val="0"/>
          <w:numId w:val="18"/>
        </w:numPr>
        <w:rPr>
          <w:ins w:id="484" w:author="Barbara Siebra" w:date="2025-11-01T11:58:00Z"/>
          <w:lang w:val="en-US"/>
        </w:rPr>
      </w:pPr>
      <w:proofErr w:type="spellStart"/>
      <w:ins w:id="485" w:author="Barbara Siebra" w:date="2025-11-01T11:58:00Z">
        <w:r w:rsidRPr="004A3BBE">
          <w:rPr>
            <w:lang w:val="en-US"/>
          </w:rPr>
          <w:t>Consentimento</w:t>
        </w:r>
        <w:proofErr w:type="spellEnd"/>
        <w:r w:rsidRPr="004A3BBE">
          <w:rPr>
            <w:lang w:val="en-US"/>
          </w:rPr>
          <w:t xml:space="preserve"> e </w:t>
        </w:r>
        <w:proofErr w:type="spellStart"/>
        <w:r w:rsidRPr="004A3BBE">
          <w:rPr>
            <w:lang w:val="en-US"/>
          </w:rPr>
          <w:t>transparência</w:t>
        </w:r>
        <w:proofErr w:type="spellEnd"/>
        <w:r w:rsidRPr="004A3BBE">
          <w:rPr>
            <w:lang w:val="en-US"/>
          </w:rPr>
          <w:t>:</w:t>
        </w:r>
      </w:ins>
    </w:p>
    <w:p w14:paraId="7DAAC6C7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486" w:author="Barbara Siebra" w:date="2025-11-01T11:58:00Z"/>
          <w:rPrChange w:id="487" w:author="Barbara Siebra" w:date="2025-11-01T12:03:00Z" w16du:dateUtc="2025-11-01T15:03:00Z">
            <w:rPr>
              <w:ins w:id="488" w:author="Barbara Siebra" w:date="2025-11-01T11:58:00Z"/>
              <w:lang w:val="en-US"/>
            </w:rPr>
          </w:rPrChange>
        </w:rPr>
      </w:pPr>
      <w:ins w:id="489" w:author="Barbara Siebra" w:date="2025-11-01T11:58:00Z">
        <w:r w:rsidRPr="00C57896">
          <w:rPr>
            <w:rPrChange w:id="490" w:author="Barbara Siebra" w:date="2025-11-01T12:03:00Z" w16du:dateUtc="2025-11-01T15:03:00Z">
              <w:rPr>
                <w:lang w:val="en-US"/>
              </w:rPr>
            </w:rPrChange>
          </w:rPr>
          <w:t xml:space="preserve">Implementar mecanismos claros de </w:t>
        </w:r>
        <w:r w:rsidRPr="00C57896">
          <w:rPr>
            <w:rPrChange w:id="491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obtenção e registro do consentimento</w:t>
        </w:r>
        <w:r w:rsidRPr="00C57896">
          <w:rPr>
            <w:rPrChange w:id="492" w:author="Barbara Siebra" w:date="2025-11-01T12:03:00Z" w16du:dateUtc="2025-11-01T15:03:00Z">
              <w:rPr>
                <w:lang w:val="en-US"/>
              </w:rPr>
            </w:rPrChange>
          </w:rPr>
          <w:t xml:space="preserve"> dos usuários para o uso de seus dados.</w:t>
        </w:r>
      </w:ins>
    </w:p>
    <w:p w14:paraId="1B98BB8E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493" w:author="Barbara Siebra" w:date="2025-11-01T11:58:00Z"/>
          <w:rPrChange w:id="494" w:author="Barbara Siebra" w:date="2025-11-01T12:03:00Z" w16du:dateUtc="2025-11-01T15:03:00Z">
            <w:rPr>
              <w:ins w:id="495" w:author="Barbara Siebra" w:date="2025-11-01T11:58:00Z"/>
              <w:lang w:val="en-US"/>
            </w:rPr>
          </w:rPrChange>
        </w:rPr>
      </w:pPr>
      <w:ins w:id="496" w:author="Barbara Siebra" w:date="2025-11-01T11:58:00Z">
        <w:r w:rsidRPr="00C57896">
          <w:rPr>
            <w:rPrChange w:id="497" w:author="Barbara Siebra" w:date="2025-11-01T12:03:00Z" w16du:dateUtc="2025-11-01T15:03:00Z">
              <w:rPr>
                <w:lang w:val="en-US"/>
              </w:rPr>
            </w:rPrChange>
          </w:rPr>
          <w:t>Disponibilizar políticas de privacidade acessíveis e de fácil compreensão.</w:t>
        </w:r>
      </w:ins>
    </w:p>
    <w:p w14:paraId="4D5FEDF5" w14:textId="77777777" w:rsidR="00C57896" w:rsidRPr="00C57896" w:rsidRDefault="00C57896" w:rsidP="004A3BBE">
      <w:pPr>
        <w:pStyle w:val="PargrafodaLista"/>
        <w:numPr>
          <w:ilvl w:val="0"/>
          <w:numId w:val="18"/>
        </w:numPr>
        <w:rPr>
          <w:ins w:id="498" w:author="Barbara Siebra" w:date="2025-11-01T11:58:00Z"/>
          <w:rPrChange w:id="499" w:author="Barbara Siebra" w:date="2025-11-01T12:03:00Z" w16du:dateUtc="2025-11-01T15:03:00Z">
            <w:rPr>
              <w:ins w:id="500" w:author="Barbara Siebra" w:date="2025-11-01T11:58:00Z"/>
              <w:lang w:val="en-US"/>
            </w:rPr>
          </w:rPrChange>
        </w:rPr>
      </w:pPr>
      <w:ins w:id="501" w:author="Barbara Siebra" w:date="2025-11-01T11:58:00Z">
        <w:r w:rsidRPr="00C57896">
          <w:rPr>
            <w:rPrChange w:id="502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Política de retenção e descarte de dados:</w:t>
        </w:r>
      </w:ins>
    </w:p>
    <w:p w14:paraId="7438B2C2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503" w:author="Barbara Siebra" w:date="2025-11-01T11:58:00Z"/>
          <w:rPrChange w:id="504" w:author="Barbara Siebra" w:date="2025-11-01T12:03:00Z" w16du:dateUtc="2025-11-01T15:03:00Z">
            <w:rPr>
              <w:ins w:id="505" w:author="Barbara Siebra" w:date="2025-11-01T11:58:00Z"/>
              <w:lang w:val="en-US"/>
            </w:rPr>
          </w:rPrChange>
        </w:rPr>
      </w:pPr>
      <w:ins w:id="506" w:author="Barbara Siebra" w:date="2025-11-01T11:58:00Z">
        <w:r w:rsidRPr="00C57896">
          <w:rPr>
            <w:rPrChange w:id="507" w:author="Barbara Siebra" w:date="2025-11-01T12:03:00Z" w16du:dateUtc="2025-11-01T15:03:00Z">
              <w:rPr>
                <w:lang w:val="en-US"/>
              </w:rPr>
            </w:rPrChange>
          </w:rPr>
          <w:t>Definir prazos e critérios para exclusão segura de dados pessoais que não sejam mais necessários para a finalidade informada.</w:t>
        </w:r>
      </w:ins>
    </w:p>
    <w:p w14:paraId="3E2EA5C0" w14:textId="77777777" w:rsidR="00C57896" w:rsidRPr="00C57896" w:rsidRDefault="00C57896" w:rsidP="004A3BBE">
      <w:pPr>
        <w:pStyle w:val="PargrafodaLista"/>
        <w:numPr>
          <w:ilvl w:val="0"/>
          <w:numId w:val="18"/>
        </w:numPr>
        <w:rPr>
          <w:ins w:id="508" w:author="Barbara Siebra" w:date="2025-11-01T11:58:00Z"/>
          <w:rPrChange w:id="509" w:author="Barbara Siebra" w:date="2025-11-01T12:03:00Z" w16du:dateUtc="2025-11-01T15:03:00Z">
            <w:rPr>
              <w:ins w:id="510" w:author="Barbara Siebra" w:date="2025-11-01T11:58:00Z"/>
              <w:lang w:val="en-US"/>
            </w:rPr>
          </w:rPrChange>
        </w:rPr>
      </w:pPr>
      <w:ins w:id="511" w:author="Barbara Siebra" w:date="2025-11-01T11:58:00Z">
        <w:r w:rsidRPr="00C57896">
          <w:rPr>
            <w:rPrChange w:id="512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Segurança de aplicações e infraestrutura:</w:t>
        </w:r>
      </w:ins>
    </w:p>
    <w:p w14:paraId="1E999889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513" w:author="Barbara Siebra" w:date="2025-11-01T11:58:00Z"/>
          <w:rPrChange w:id="514" w:author="Barbara Siebra" w:date="2025-11-01T12:03:00Z" w16du:dateUtc="2025-11-01T15:03:00Z">
            <w:rPr>
              <w:ins w:id="515" w:author="Barbara Siebra" w:date="2025-11-01T11:58:00Z"/>
              <w:lang w:val="en-US"/>
            </w:rPr>
          </w:rPrChange>
        </w:rPr>
      </w:pPr>
      <w:ins w:id="516" w:author="Barbara Siebra" w:date="2025-11-01T11:58:00Z">
        <w:r w:rsidRPr="00C57896">
          <w:rPr>
            <w:rPrChange w:id="517" w:author="Barbara Siebra" w:date="2025-11-01T12:03:00Z" w16du:dateUtc="2025-11-01T15:03:00Z">
              <w:rPr>
                <w:lang w:val="en-US"/>
              </w:rPr>
            </w:rPrChange>
          </w:rPr>
          <w:t xml:space="preserve">Realizar </w:t>
        </w:r>
        <w:r w:rsidRPr="00C57896">
          <w:rPr>
            <w:rPrChange w:id="518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testes de vulnerabilidade e penetração (</w:t>
        </w:r>
        <w:proofErr w:type="spellStart"/>
        <w:r w:rsidRPr="00C57896">
          <w:rPr>
            <w:rPrChange w:id="519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pentests</w:t>
        </w:r>
        <w:proofErr w:type="spellEnd"/>
        <w:r w:rsidRPr="00C57896">
          <w:rPr>
            <w:rPrChange w:id="520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)</w:t>
        </w:r>
        <w:r w:rsidRPr="00C57896">
          <w:rPr>
            <w:rPrChange w:id="521" w:author="Barbara Siebra" w:date="2025-11-01T12:03:00Z" w16du:dateUtc="2025-11-01T15:03:00Z">
              <w:rPr>
                <w:lang w:val="en-US"/>
              </w:rPr>
            </w:rPrChange>
          </w:rPr>
          <w:t xml:space="preserve"> periodicamente;</w:t>
        </w:r>
      </w:ins>
    </w:p>
    <w:p w14:paraId="057D74D3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522" w:author="Barbara Siebra" w:date="2025-11-01T11:58:00Z"/>
          <w:rPrChange w:id="523" w:author="Barbara Siebra" w:date="2025-11-01T12:03:00Z" w16du:dateUtc="2025-11-01T15:03:00Z">
            <w:rPr>
              <w:ins w:id="524" w:author="Barbara Siebra" w:date="2025-11-01T11:58:00Z"/>
              <w:lang w:val="en-US"/>
            </w:rPr>
          </w:rPrChange>
        </w:rPr>
      </w:pPr>
      <w:ins w:id="525" w:author="Barbara Siebra" w:date="2025-11-01T11:58:00Z">
        <w:r w:rsidRPr="00C57896">
          <w:rPr>
            <w:rPrChange w:id="526" w:author="Barbara Siebra" w:date="2025-11-01T12:03:00Z" w16du:dateUtc="2025-11-01T15:03:00Z">
              <w:rPr>
                <w:lang w:val="en-US"/>
              </w:rPr>
            </w:rPrChange>
          </w:rPr>
          <w:t xml:space="preserve">Manter </w:t>
        </w:r>
        <w:r w:rsidRPr="00C57896">
          <w:rPr>
            <w:rPrChange w:id="527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sistemas e servidores atualizados e corrigidos</w:t>
        </w:r>
        <w:r w:rsidRPr="00C57896">
          <w:rPr>
            <w:rPrChange w:id="528" w:author="Barbara Siebra" w:date="2025-11-01T12:03:00Z" w16du:dateUtc="2025-11-01T15:03:00Z">
              <w:rPr>
                <w:lang w:val="en-US"/>
              </w:rPr>
            </w:rPrChange>
          </w:rPr>
          <w:t>;</w:t>
        </w:r>
      </w:ins>
    </w:p>
    <w:p w14:paraId="38F766D8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529" w:author="Barbara Siebra" w:date="2025-11-01T11:58:00Z"/>
          <w:rPrChange w:id="530" w:author="Barbara Siebra" w:date="2025-11-01T12:03:00Z" w16du:dateUtc="2025-11-01T15:03:00Z">
            <w:rPr>
              <w:ins w:id="531" w:author="Barbara Siebra" w:date="2025-11-01T11:58:00Z"/>
              <w:lang w:val="en-US"/>
            </w:rPr>
          </w:rPrChange>
        </w:rPr>
      </w:pPr>
      <w:ins w:id="532" w:author="Barbara Siebra" w:date="2025-11-01T11:58:00Z">
        <w:r w:rsidRPr="00C57896">
          <w:rPr>
            <w:rPrChange w:id="533" w:author="Barbara Siebra" w:date="2025-11-01T12:03:00Z" w16du:dateUtc="2025-11-01T15:03:00Z">
              <w:rPr>
                <w:lang w:val="en-US"/>
              </w:rPr>
            </w:rPrChange>
          </w:rPr>
          <w:t xml:space="preserve">Utilizar </w:t>
        </w:r>
        <w:r w:rsidRPr="00C57896">
          <w:rPr>
            <w:rPrChange w:id="534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firewalls, antivírus corporativos e monitoramento contínuo</w:t>
        </w:r>
        <w:r w:rsidRPr="00C57896">
          <w:rPr>
            <w:rPrChange w:id="535" w:author="Barbara Siebra" w:date="2025-11-01T12:03:00Z" w16du:dateUtc="2025-11-01T15:03:00Z">
              <w:rPr>
                <w:lang w:val="en-US"/>
              </w:rPr>
            </w:rPrChange>
          </w:rPr>
          <w:t xml:space="preserve"> de ameaças.</w:t>
        </w:r>
      </w:ins>
    </w:p>
    <w:p w14:paraId="06313C0C" w14:textId="77777777" w:rsidR="00C57896" w:rsidRPr="00C57896" w:rsidRDefault="00C57896" w:rsidP="004A3BBE">
      <w:pPr>
        <w:pStyle w:val="PargrafodaLista"/>
        <w:numPr>
          <w:ilvl w:val="0"/>
          <w:numId w:val="18"/>
        </w:numPr>
        <w:rPr>
          <w:ins w:id="536" w:author="Barbara Siebra" w:date="2025-11-01T11:58:00Z"/>
          <w:rPrChange w:id="537" w:author="Barbara Siebra" w:date="2025-11-01T12:03:00Z" w16du:dateUtc="2025-11-01T15:03:00Z">
            <w:rPr>
              <w:ins w:id="538" w:author="Barbara Siebra" w:date="2025-11-01T11:58:00Z"/>
              <w:lang w:val="en-US"/>
            </w:rPr>
          </w:rPrChange>
        </w:rPr>
      </w:pPr>
      <w:ins w:id="539" w:author="Barbara Siebra" w:date="2025-11-01T11:58:00Z">
        <w:r w:rsidRPr="00C57896">
          <w:rPr>
            <w:rPrChange w:id="540" w:author="Barbara Siebra" w:date="2025-11-01T12:03:00Z" w16du:dateUtc="2025-11-01T15:03:00Z">
              <w:rPr>
                <w:b/>
                <w:bCs/>
                <w:lang w:val="en-US"/>
              </w:rPr>
            </w:rPrChange>
          </w:rPr>
          <w:t>Treinamento e conscientização dos colaboradores:</w:t>
        </w:r>
      </w:ins>
    </w:p>
    <w:p w14:paraId="29D94817" w14:textId="77777777" w:rsidR="00C57896" w:rsidRPr="00C57896" w:rsidRDefault="00C57896" w:rsidP="004A3BBE">
      <w:pPr>
        <w:pStyle w:val="PargrafodaLista"/>
        <w:numPr>
          <w:ilvl w:val="1"/>
          <w:numId w:val="18"/>
        </w:numPr>
        <w:rPr>
          <w:ins w:id="541" w:author="Barbara Siebra" w:date="2025-11-01T11:58:00Z"/>
          <w:rPrChange w:id="542" w:author="Barbara Siebra" w:date="2025-11-01T12:03:00Z" w16du:dateUtc="2025-11-01T15:03:00Z">
            <w:rPr>
              <w:ins w:id="543" w:author="Barbara Siebra" w:date="2025-11-01T11:58:00Z"/>
              <w:lang w:val="en-US"/>
            </w:rPr>
          </w:rPrChange>
        </w:rPr>
      </w:pPr>
      <w:ins w:id="544" w:author="Barbara Siebra" w:date="2025-11-01T11:58:00Z">
        <w:r w:rsidRPr="00C57896">
          <w:rPr>
            <w:rPrChange w:id="545" w:author="Barbara Siebra" w:date="2025-11-01T12:03:00Z" w16du:dateUtc="2025-11-01T15:03:00Z">
              <w:rPr>
                <w:lang w:val="en-US"/>
              </w:rPr>
            </w:rPrChange>
          </w:rPr>
          <w:t>Promover capacitações sobre proteção de dados, boas práticas de segurança da informação e responsabilidade no tratamento de dados pessoais.</w:t>
        </w:r>
      </w:ins>
    </w:p>
    <w:p w14:paraId="3F13C386" w14:textId="77777777" w:rsidR="00C57896" w:rsidRPr="004A3BBE" w:rsidDel="00605745" w:rsidRDefault="00C57896" w:rsidP="004A3BBE">
      <w:pPr>
        <w:pStyle w:val="PargrafodaLista"/>
        <w:rPr>
          <w:del w:id="546" w:author="Barbara Siebra" w:date="2025-11-01T12:35:00Z" w16du:dateUtc="2025-11-01T15:35:00Z"/>
        </w:rPr>
        <w:pPrChange w:id="547" w:author="Barbara Siebra" w:date="2025-11-01T12:14:00Z" w16du:dateUtc="2025-11-01T15:14:00Z">
          <w:pPr>
            <w:pStyle w:val="Ttulo2"/>
          </w:pPr>
        </w:pPrChange>
      </w:pPr>
    </w:p>
    <w:p w14:paraId="2618C698" w14:textId="52ECF805" w:rsidR="008B0E4F" w:rsidRPr="004A3BBE" w:rsidDel="00605745" w:rsidRDefault="008B0E4F" w:rsidP="004A3BBE">
      <w:pPr>
        <w:pStyle w:val="PargrafodaLista"/>
        <w:rPr>
          <w:del w:id="548" w:author="Barbara Siebra" w:date="2025-11-01T12:35:00Z" w16du:dateUtc="2025-11-01T15:35:00Z"/>
          <w:color w:val="EE0000"/>
          <w:rPrChange w:id="549" w:author="Barbara Siebra" w:date="2025-11-01T12:16:00Z" w16du:dateUtc="2025-11-01T15:16:00Z">
            <w:rPr>
              <w:del w:id="550" w:author="Barbara Siebra" w:date="2025-11-01T12:35:00Z" w16du:dateUtc="2025-11-01T15:35:00Z"/>
            </w:rPr>
          </w:rPrChange>
        </w:rPr>
      </w:pPr>
      <w:del w:id="551" w:author="Barbara Siebra" w:date="2025-11-01T12:35:00Z" w16du:dateUtc="2025-11-01T15:35:00Z">
        <w:r w:rsidRPr="004A3BBE" w:rsidDel="00605745">
          <w:rPr>
            <w:color w:val="EE0000"/>
            <w:rPrChange w:id="552" w:author="Barbara Siebra" w:date="2025-11-01T12:16:00Z" w16du:dateUtc="2025-11-01T15:16:00Z">
              <w:rPr/>
            </w:rPrChange>
          </w:rPr>
          <w:delText>Explique como a TI deve gerenciar a segurança e o cumprimento da LGPD em relação à plataforma de eCommerce da empresa.</w:delText>
        </w:r>
      </w:del>
    </w:p>
    <w:p w14:paraId="0AA9F608" w14:textId="0D6E8F20" w:rsidR="008B0E4F" w:rsidRPr="004A3BBE" w:rsidDel="00605745" w:rsidRDefault="008B0E4F" w:rsidP="004A3BBE">
      <w:pPr>
        <w:pStyle w:val="PargrafodaLista"/>
        <w:rPr>
          <w:del w:id="553" w:author="Barbara Siebra" w:date="2025-11-01T12:35:00Z" w16du:dateUtc="2025-11-01T15:35:00Z"/>
          <w:color w:val="EE0000"/>
          <w:rPrChange w:id="554" w:author="Barbara Siebra" w:date="2025-11-01T12:16:00Z" w16du:dateUtc="2025-11-01T15:16:00Z">
            <w:rPr>
              <w:del w:id="555" w:author="Barbara Siebra" w:date="2025-11-01T12:35:00Z" w16du:dateUtc="2025-11-01T15:35:00Z"/>
            </w:rPr>
          </w:rPrChange>
        </w:rPr>
      </w:pPr>
      <w:del w:id="556" w:author="Barbara Siebra" w:date="2025-11-01T12:35:00Z" w16du:dateUtc="2025-11-01T15:35:00Z">
        <w:r w:rsidRPr="004A3BBE" w:rsidDel="00605745">
          <w:rPr>
            <w:color w:val="EE0000"/>
            <w:rPrChange w:id="557" w:author="Barbara Siebra" w:date="2025-11-01T12:16:00Z" w16du:dateUtc="2025-11-01T15:16:00Z">
              <w:rPr/>
            </w:rPrChange>
          </w:rPr>
          <w:delText>Discuta as práticas de segurança e privacidade que precisam ser implementadas para garantir a proteção dos dados pessoais dos clientes.</w:delText>
        </w:r>
      </w:del>
    </w:p>
    <w:p w14:paraId="51090523" w14:textId="77777777" w:rsidR="008B0E4F" w:rsidDel="00605745" w:rsidRDefault="008B0E4F" w:rsidP="004A3BBE">
      <w:pPr>
        <w:pStyle w:val="PargrafodaLista"/>
        <w:rPr>
          <w:del w:id="558" w:author="Barbara Siebra" w:date="2025-11-01T12:30:00Z" w16du:dateUtc="2025-11-01T15:30:00Z"/>
        </w:rPr>
      </w:pPr>
    </w:p>
    <w:p w14:paraId="7CCCBC56" w14:textId="77777777" w:rsidR="00FB75C9" w:rsidRDefault="00FB75C9" w:rsidP="00605745">
      <w:pPr>
        <w:ind w:firstLine="0"/>
        <w:pPrChange w:id="559" w:author="Barbara Siebra" w:date="2025-11-01T12:30:00Z" w16du:dateUtc="2025-11-01T15:30:00Z">
          <w:pPr>
            <w:pStyle w:val="PargrafodaLista"/>
          </w:pPr>
        </w:pPrChange>
      </w:pPr>
    </w:p>
    <w:p w14:paraId="1DFAE44F" w14:textId="159EDDEE" w:rsidR="00FB75C9" w:rsidRDefault="00FB75C9" w:rsidP="00FB75C9">
      <w:pPr>
        <w:pStyle w:val="Ttulo1"/>
      </w:pPr>
      <w:bookmarkStart w:id="560" w:name="_Toc174946211"/>
      <w:r>
        <w:lastRenderedPageBreak/>
        <w:t xml:space="preserve">3 </w:t>
      </w:r>
      <w:r w:rsidR="008B0E4F" w:rsidRPr="008B0E4F">
        <w:t>RECOMENDAÇÕES DE PROTEÇÃO AOS DADOS</w:t>
      </w:r>
      <w:bookmarkEnd w:id="560"/>
    </w:p>
    <w:p w14:paraId="6594C574" w14:textId="77777777" w:rsidR="00C57896" w:rsidRPr="004A3BBE" w:rsidRDefault="00BF5327" w:rsidP="004A3BBE">
      <w:pPr>
        <w:pStyle w:val="PargrafodaLista"/>
        <w:rPr>
          <w:ins w:id="561" w:author="Barbara Siebra" w:date="2025-11-01T12:00:00Z" w16du:dateUtc="2025-11-01T15:00:00Z"/>
        </w:rPr>
      </w:pPr>
      <w:bookmarkStart w:id="562" w:name="_Toc174946212"/>
      <w:r w:rsidRPr="004A3BBE">
        <w:t>3.1 Recomendação 1</w:t>
      </w:r>
      <w:bookmarkEnd w:id="562"/>
      <w:ins w:id="563" w:author="Barbara Siebra" w:date="2025-11-01T12:00:00Z" w16du:dateUtc="2025-11-01T15:00:00Z">
        <w:r w:rsidR="00C57896" w:rsidRPr="004A3BBE">
          <w:t xml:space="preserve"> - </w:t>
        </w:r>
        <w:r w:rsidR="00C57896" w:rsidRPr="004A3BBE">
          <w:t>Implementação de Criptografia e Controle de Acesso Seguro</w:t>
        </w:r>
      </w:ins>
    </w:p>
    <w:p w14:paraId="5041AA78" w14:textId="77777777" w:rsidR="00C57896" w:rsidRPr="00C57896" w:rsidRDefault="00C57896" w:rsidP="00C57896">
      <w:pPr>
        <w:ind w:firstLine="708"/>
        <w:rPr>
          <w:ins w:id="564" w:author="Barbara Siebra" w:date="2025-11-01T12:00:00Z"/>
          <w:rPrChange w:id="565" w:author="Barbara Siebra" w:date="2025-11-01T12:01:00Z" w16du:dateUtc="2025-11-01T15:01:00Z">
            <w:rPr>
              <w:ins w:id="566" w:author="Barbara Siebra" w:date="2025-11-01T12:00:00Z"/>
              <w:b/>
              <w:bCs/>
              <w:lang w:val="en-US"/>
            </w:rPr>
          </w:rPrChange>
        </w:rPr>
        <w:pPrChange w:id="567" w:author="Barbara Siebra" w:date="2025-11-01T12:02:00Z" w16du:dateUtc="2025-11-01T15:02:00Z">
          <w:pPr>
            <w:pStyle w:val="PargrafodaLista"/>
          </w:pPr>
        </w:pPrChange>
      </w:pPr>
      <w:ins w:id="568" w:author="Barbara Siebra" w:date="2025-11-01T12:00:00Z">
        <w:r w:rsidRPr="00C57896">
          <w:rPr>
            <w:rPrChange w:id="569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Descrição da recomendação:</w:t>
        </w:r>
      </w:ins>
    </w:p>
    <w:p w14:paraId="02359D95" w14:textId="77777777" w:rsidR="00C57896" w:rsidRPr="004A3BBE" w:rsidRDefault="00C57896" w:rsidP="004A3BBE">
      <w:pPr>
        <w:pStyle w:val="PargrafodaLista"/>
        <w:rPr>
          <w:ins w:id="570" w:author="Barbara Siebra" w:date="2025-11-01T12:00:00Z"/>
          <w:rPrChange w:id="571" w:author="Barbara Siebra" w:date="2025-11-01T12:14:00Z" w16du:dateUtc="2025-11-01T15:14:00Z">
            <w:rPr>
              <w:ins w:id="572" w:author="Barbara Siebra" w:date="2025-11-01T12:00:00Z"/>
              <w:lang w:val="en-US"/>
            </w:rPr>
          </w:rPrChange>
        </w:rPr>
      </w:pPr>
      <w:ins w:id="573" w:author="Barbara Siebra" w:date="2025-11-01T12:00:00Z">
        <w:r w:rsidRPr="004A3BBE">
          <w:rPr>
            <w:rPrChange w:id="574" w:author="Barbara Siebra" w:date="2025-11-01T12:14:00Z" w16du:dateUtc="2025-11-01T15:14:00Z">
              <w:rPr>
                <w:lang w:val="en-US"/>
              </w:rPr>
            </w:rPrChange>
          </w:rPr>
          <w:t xml:space="preserve">A primeira recomendação consiste na </w:t>
        </w:r>
        <w:r w:rsidRPr="004A3BBE">
          <w:rPr>
            <w:rPrChange w:id="575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implementação de criptografia</w:t>
        </w:r>
        <w:r w:rsidRPr="004A3BBE">
          <w:rPr>
            <w:rPrChange w:id="576" w:author="Barbara Siebra" w:date="2025-11-01T12:14:00Z" w16du:dateUtc="2025-11-01T15:14:00Z">
              <w:rPr>
                <w:lang w:val="en-US"/>
              </w:rPr>
            </w:rPrChange>
          </w:rPr>
          <w:t xml:space="preserve"> para todos os dados pessoais armazenados e transmitidos pela plataforma de e-commerce, bem como na adoção de </w:t>
        </w:r>
        <w:r w:rsidRPr="004A3BBE">
          <w:rPr>
            <w:rPrChange w:id="577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mecanismos de controle de acesso</w:t>
        </w:r>
        <w:r w:rsidRPr="004A3BBE">
          <w:rPr>
            <w:rPrChange w:id="578" w:author="Barbara Siebra" w:date="2025-11-01T12:14:00Z" w16du:dateUtc="2025-11-01T15:14:00Z">
              <w:rPr>
                <w:lang w:val="en-US"/>
              </w:rPr>
            </w:rPrChange>
          </w:rPr>
          <w:t xml:space="preserve"> baseados em perfis e níveis de privilégio.</w:t>
        </w:r>
        <w:r w:rsidRPr="004A3BBE">
          <w:rPr>
            <w:rPrChange w:id="579" w:author="Barbara Siebra" w:date="2025-11-01T12:14:00Z" w16du:dateUtc="2025-11-01T15:14:00Z">
              <w:rPr>
                <w:lang w:val="en-US"/>
              </w:rPr>
            </w:rPrChange>
          </w:rPr>
          <w:br/>
          <w:t xml:space="preserve">Isso envolve o uso de </w:t>
        </w:r>
        <w:r w:rsidRPr="004A3BBE">
          <w:rPr>
            <w:rPrChange w:id="580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protocolos seguros (HTTPS/TLS)</w:t>
        </w:r>
        <w:r w:rsidRPr="004A3BBE">
          <w:rPr>
            <w:rPrChange w:id="581" w:author="Barbara Siebra" w:date="2025-11-01T12:14:00Z" w16du:dateUtc="2025-11-01T15:14:00Z">
              <w:rPr>
                <w:lang w:val="en-US"/>
              </w:rPr>
            </w:rPrChange>
          </w:rPr>
          <w:t xml:space="preserve"> para comunicação, </w:t>
        </w:r>
        <w:r w:rsidRPr="004A3BBE">
          <w:rPr>
            <w:rPrChange w:id="582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criptografia em repouso</w:t>
        </w:r>
        <w:r w:rsidRPr="004A3BBE">
          <w:rPr>
            <w:rPrChange w:id="583" w:author="Barbara Siebra" w:date="2025-11-01T12:14:00Z" w16du:dateUtc="2025-11-01T15:14:00Z">
              <w:rPr>
                <w:lang w:val="en-US"/>
              </w:rPr>
            </w:rPrChange>
          </w:rPr>
          <w:t xml:space="preserve"> nos bancos de dados, e </w:t>
        </w:r>
        <w:r w:rsidRPr="004A3BBE">
          <w:rPr>
            <w:rPrChange w:id="584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autenticação multifator (MFA)</w:t>
        </w:r>
        <w:r w:rsidRPr="004A3BBE">
          <w:rPr>
            <w:rPrChange w:id="585" w:author="Barbara Siebra" w:date="2025-11-01T12:14:00Z" w16du:dateUtc="2025-11-01T15:14:00Z">
              <w:rPr>
                <w:lang w:val="en-US"/>
              </w:rPr>
            </w:rPrChange>
          </w:rPr>
          <w:t xml:space="preserve"> para usuários internos que acessam informações sensíveis. Além disso, é fundamental definir </w:t>
        </w:r>
        <w:r w:rsidRPr="004A3BBE">
          <w:rPr>
            <w:rPrChange w:id="586" w:author="Barbara Siebra" w:date="2025-11-01T12:14:00Z" w16du:dateUtc="2025-11-01T15:14:00Z">
              <w:rPr>
                <w:b/>
                <w:bCs/>
                <w:lang w:val="en-US"/>
              </w:rPr>
            </w:rPrChange>
          </w:rPr>
          <w:t>políticas de senhas, perfis de usuário e logs de acesso</w:t>
        </w:r>
        <w:r w:rsidRPr="004A3BBE">
          <w:rPr>
            <w:rPrChange w:id="587" w:author="Barbara Siebra" w:date="2025-11-01T12:14:00Z" w16du:dateUtc="2025-11-01T15:14:00Z">
              <w:rPr>
                <w:lang w:val="en-US"/>
              </w:rPr>
            </w:rPrChange>
          </w:rPr>
          <w:t>, garantindo que apenas pessoas autorizadas possam visualizar ou manipular dados pessoais.</w:t>
        </w:r>
      </w:ins>
    </w:p>
    <w:p w14:paraId="5DEB0464" w14:textId="77777777" w:rsidR="00C57896" w:rsidRPr="004A3BBE" w:rsidRDefault="00C57896" w:rsidP="004A3BBE">
      <w:pPr>
        <w:pStyle w:val="PargrafodaLista"/>
        <w:rPr>
          <w:ins w:id="588" w:author="Barbara Siebra" w:date="2025-11-01T12:00:00Z"/>
          <w:lang w:val="en-US"/>
        </w:rPr>
      </w:pPr>
      <w:proofErr w:type="spellStart"/>
      <w:ins w:id="589" w:author="Barbara Siebra" w:date="2025-11-01T12:00:00Z">
        <w:r w:rsidRPr="004A3BBE">
          <w:rPr>
            <w:lang w:val="en-US"/>
          </w:rPr>
          <w:t>Benefícios</w:t>
        </w:r>
        <w:proofErr w:type="spellEnd"/>
        <w:r w:rsidRPr="004A3BBE">
          <w:rPr>
            <w:lang w:val="en-US"/>
          </w:rPr>
          <w:t>:</w:t>
        </w:r>
      </w:ins>
    </w:p>
    <w:p w14:paraId="1C145111" w14:textId="77777777" w:rsidR="00C57896" w:rsidRPr="00C57896" w:rsidRDefault="00C57896" w:rsidP="004A3BBE">
      <w:pPr>
        <w:pStyle w:val="PargrafodaLista"/>
        <w:numPr>
          <w:ilvl w:val="0"/>
          <w:numId w:val="19"/>
        </w:numPr>
        <w:rPr>
          <w:ins w:id="590" w:author="Barbara Siebra" w:date="2025-11-01T12:00:00Z"/>
          <w:rPrChange w:id="591" w:author="Barbara Siebra" w:date="2025-11-01T12:01:00Z" w16du:dateUtc="2025-11-01T15:01:00Z">
            <w:rPr>
              <w:ins w:id="592" w:author="Barbara Siebra" w:date="2025-11-01T12:00:00Z"/>
              <w:lang w:val="en-US"/>
            </w:rPr>
          </w:rPrChange>
        </w:rPr>
      </w:pPr>
      <w:ins w:id="593" w:author="Barbara Siebra" w:date="2025-11-01T12:00:00Z">
        <w:r w:rsidRPr="00C57896">
          <w:rPr>
            <w:rPrChange w:id="594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Proteção contra acessos não autorizados:</w:t>
        </w:r>
        <w:r w:rsidRPr="00C57896">
          <w:rPr>
            <w:rPrChange w:id="595" w:author="Barbara Siebra" w:date="2025-11-01T12:01:00Z" w16du:dateUtc="2025-11-01T15:01:00Z">
              <w:rPr>
                <w:lang w:val="en-US"/>
              </w:rPr>
            </w:rPrChange>
          </w:rPr>
          <w:t xml:space="preserve"> a criptografia impede que dados pessoais sejam lidos por terceiros, mesmo em caso de vazamento ou interceptação.</w:t>
        </w:r>
      </w:ins>
    </w:p>
    <w:p w14:paraId="5276B066" w14:textId="77777777" w:rsidR="00C57896" w:rsidRPr="00C57896" w:rsidRDefault="00C57896" w:rsidP="004A3BBE">
      <w:pPr>
        <w:pStyle w:val="PargrafodaLista"/>
        <w:numPr>
          <w:ilvl w:val="0"/>
          <w:numId w:val="19"/>
        </w:numPr>
        <w:rPr>
          <w:ins w:id="596" w:author="Barbara Siebra" w:date="2025-11-01T12:00:00Z"/>
          <w:rPrChange w:id="597" w:author="Barbara Siebra" w:date="2025-11-01T12:01:00Z" w16du:dateUtc="2025-11-01T15:01:00Z">
            <w:rPr>
              <w:ins w:id="598" w:author="Barbara Siebra" w:date="2025-11-01T12:00:00Z"/>
              <w:lang w:val="en-US"/>
            </w:rPr>
          </w:rPrChange>
        </w:rPr>
      </w:pPr>
      <w:ins w:id="599" w:author="Barbara Siebra" w:date="2025-11-01T12:00:00Z">
        <w:r w:rsidRPr="00C57896">
          <w:rPr>
            <w:rPrChange w:id="600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Redução do risco de incidentes de segurança:</w:t>
        </w:r>
        <w:r w:rsidRPr="00C57896">
          <w:rPr>
            <w:rPrChange w:id="601" w:author="Barbara Siebra" w:date="2025-11-01T12:01:00Z" w16du:dateUtc="2025-11-01T15:01:00Z">
              <w:rPr>
                <w:lang w:val="en-US"/>
              </w:rPr>
            </w:rPrChange>
          </w:rPr>
          <w:t xml:space="preserve"> controles de acesso e autenticação forte diminuem a probabilidade de invasões e uso indevido de informações.</w:t>
        </w:r>
      </w:ins>
    </w:p>
    <w:p w14:paraId="2E5A0DE0" w14:textId="77777777" w:rsidR="00C57896" w:rsidRPr="00C57896" w:rsidRDefault="00C57896" w:rsidP="004A3BBE">
      <w:pPr>
        <w:pStyle w:val="PargrafodaLista"/>
        <w:numPr>
          <w:ilvl w:val="0"/>
          <w:numId w:val="19"/>
        </w:numPr>
        <w:rPr>
          <w:ins w:id="602" w:author="Barbara Siebra" w:date="2025-11-01T12:00:00Z"/>
          <w:rPrChange w:id="603" w:author="Barbara Siebra" w:date="2025-11-01T12:01:00Z" w16du:dateUtc="2025-11-01T15:01:00Z">
            <w:rPr>
              <w:ins w:id="604" w:author="Barbara Siebra" w:date="2025-11-01T12:00:00Z"/>
              <w:lang w:val="en-US"/>
            </w:rPr>
          </w:rPrChange>
        </w:rPr>
      </w:pPr>
      <w:ins w:id="605" w:author="Barbara Siebra" w:date="2025-11-01T12:00:00Z">
        <w:r w:rsidRPr="00C57896">
          <w:rPr>
            <w:rPrChange w:id="606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Conformidade com a LGPD:</w:t>
        </w:r>
        <w:r w:rsidRPr="00C57896">
          <w:rPr>
            <w:rPrChange w:id="607" w:author="Barbara Siebra" w:date="2025-11-01T12:01:00Z" w16du:dateUtc="2025-11-01T15:01:00Z">
              <w:rPr>
                <w:lang w:val="en-US"/>
              </w:rPr>
            </w:rPrChange>
          </w:rPr>
          <w:t xml:space="preserve"> cumpre o princípio da </w:t>
        </w:r>
        <w:r w:rsidRPr="00C57896">
          <w:rPr>
            <w:rPrChange w:id="608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segurança e prevenção</w:t>
        </w:r>
        <w:r w:rsidRPr="00C57896">
          <w:rPr>
            <w:rPrChange w:id="609" w:author="Barbara Siebra" w:date="2025-11-01T12:01:00Z" w16du:dateUtc="2025-11-01T15:01:00Z">
              <w:rPr>
                <w:lang w:val="en-US"/>
              </w:rPr>
            </w:rPrChange>
          </w:rPr>
          <w:t>, exigido pela lei, demonstrando que a empresa adota medidas técnicas adequadas para proteger dados pessoais.</w:t>
        </w:r>
      </w:ins>
    </w:p>
    <w:p w14:paraId="4FD31587" w14:textId="77777777" w:rsidR="00C57896" w:rsidRPr="00C57896" w:rsidRDefault="00C57896" w:rsidP="004A3BBE">
      <w:pPr>
        <w:pStyle w:val="PargrafodaLista"/>
        <w:numPr>
          <w:ilvl w:val="0"/>
          <w:numId w:val="19"/>
        </w:numPr>
        <w:rPr>
          <w:ins w:id="610" w:author="Barbara Siebra" w:date="2025-11-01T12:00:00Z"/>
          <w:rPrChange w:id="611" w:author="Barbara Siebra" w:date="2025-11-01T12:00:00Z" w16du:dateUtc="2025-11-01T15:00:00Z">
            <w:rPr>
              <w:ins w:id="612" w:author="Barbara Siebra" w:date="2025-11-01T12:00:00Z"/>
              <w:lang w:val="en-US"/>
            </w:rPr>
          </w:rPrChange>
        </w:rPr>
      </w:pPr>
      <w:ins w:id="613" w:author="Barbara Siebra" w:date="2025-11-01T12:00:00Z">
        <w:r w:rsidRPr="00C57896">
          <w:rPr>
            <w:rPrChange w:id="614" w:author="Barbara Siebra" w:date="2025-11-01T12:01:00Z" w16du:dateUtc="2025-11-01T15:01:00Z">
              <w:rPr>
                <w:b/>
                <w:bCs/>
                <w:lang w:val="en-US"/>
              </w:rPr>
            </w:rPrChange>
          </w:rPr>
          <w:t>Fortalecimento da confiança do cliente:</w:t>
        </w:r>
        <w:r w:rsidRPr="00C57896">
          <w:rPr>
            <w:rPrChange w:id="615" w:author="Barbara Siebra" w:date="2025-11-01T12:01:00Z" w16du:dateUtc="2025-11-01T15:01:00Z">
              <w:rPr>
                <w:lang w:val="en-US"/>
              </w:rPr>
            </w:rPrChange>
          </w:rPr>
          <w:t xml:space="preserve"> ao garantir a confidencialidade das informações, a organização reforça sua imagem de responsabilidade e segurança no tratamento de dados.</w:t>
        </w:r>
      </w:ins>
    </w:p>
    <w:p w14:paraId="5E489FCD" w14:textId="77777777" w:rsidR="00C57896" w:rsidRPr="00C57896" w:rsidRDefault="00C57896" w:rsidP="00C57896">
      <w:pPr>
        <w:ind w:firstLine="0"/>
        <w:pPrChange w:id="616" w:author="Barbara Siebra" w:date="2025-11-01T12:01:00Z" w16du:dateUtc="2025-11-01T15:01:00Z">
          <w:pPr>
            <w:pStyle w:val="Ttulo2"/>
          </w:pPr>
        </w:pPrChange>
      </w:pPr>
    </w:p>
    <w:p w14:paraId="3F0FB198" w14:textId="3B284575" w:rsidR="00BF5327" w:rsidRPr="004A3BBE" w:rsidDel="00605745" w:rsidRDefault="00BF5327" w:rsidP="004A3BBE">
      <w:pPr>
        <w:pStyle w:val="PargrafodaLista"/>
        <w:rPr>
          <w:del w:id="617" w:author="Barbara Siebra" w:date="2025-11-01T12:35:00Z" w16du:dateUtc="2025-11-01T15:35:00Z"/>
          <w:color w:val="EE0000"/>
          <w:rPrChange w:id="618" w:author="Barbara Siebra" w:date="2025-11-01T12:14:00Z" w16du:dateUtc="2025-11-01T15:14:00Z">
            <w:rPr>
              <w:del w:id="619" w:author="Barbara Siebra" w:date="2025-11-01T12:35:00Z" w16du:dateUtc="2025-11-01T15:35:00Z"/>
            </w:rPr>
          </w:rPrChange>
        </w:rPr>
      </w:pPr>
      <w:del w:id="620" w:author="Barbara Siebra" w:date="2025-11-01T12:35:00Z" w16du:dateUtc="2025-11-01T15:35:00Z">
        <w:r w:rsidRPr="004A3BBE" w:rsidDel="00605745">
          <w:rPr>
            <w:color w:val="EE0000"/>
            <w:rPrChange w:id="621" w:author="Barbara Siebra" w:date="2025-11-01T12:14:00Z" w16du:dateUtc="2025-11-01T15:14:00Z">
              <w:rPr/>
            </w:rPrChange>
          </w:rPr>
          <w:delText>Descreva a recomendação.</w:delText>
        </w:r>
      </w:del>
    </w:p>
    <w:p w14:paraId="56B89B12" w14:textId="4D974A20" w:rsidR="00C57896" w:rsidRPr="004A3BBE" w:rsidRDefault="00BF5327" w:rsidP="004A3BBE">
      <w:pPr>
        <w:pStyle w:val="PargrafodaLista"/>
      </w:pPr>
      <w:del w:id="622" w:author="Barbara Siebra" w:date="2025-11-01T12:35:00Z" w16du:dateUtc="2025-11-01T15:35:00Z">
        <w:r w:rsidRPr="004A3BBE" w:rsidDel="00605745">
          <w:rPr>
            <w:color w:val="EE0000"/>
            <w:rPrChange w:id="623" w:author="Barbara Siebra" w:date="2025-11-01T12:14:00Z" w16du:dateUtc="2025-11-01T15:14:00Z">
              <w:rPr/>
            </w:rPrChange>
          </w:rPr>
          <w:delText>Benefícios: Explique como essa recomendação ajudará a proteger os dados pessoais dos clientes e/ou colaboradores, destacando o impacto positivo na conformidade com a LGPD</w:delText>
        </w:r>
        <w:r w:rsidR="00A53080" w:rsidRPr="004A3BBE" w:rsidDel="00605745">
          <w:rPr>
            <w:color w:val="EE0000"/>
            <w:rPrChange w:id="624" w:author="Barbara Siebra" w:date="2025-11-01T12:14:00Z" w16du:dateUtc="2025-11-01T15:14:00Z">
              <w:rPr/>
            </w:rPrChange>
          </w:rPr>
          <w:delText xml:space="preserve"> </w:delText>
        </w:r>
      </w:del>
    </w:p>
    <w:p w14:paraId="296EA2FB" w14:textId="77777777" w:rsidR="00C57896" w:rsidRPr="00633F9B" w:rsidRDefault="00BF5327" w:rsidP="004A3BBE">
      <w:pPr>
        <w:pStyle w:val="PargrafodaLista"/>
        <w:rPr>
          <w:ins w:id="625" w:author="Barbara Siebra" w:date="2025-11-01T12:02:00Z" w16du:dateUtc="2025-11-01T15:02:00Z"/>
        </w:rPr>
      </w:pPr>
      <w:bookmarkStart w:id="626" w:name="_Toc174946213"/>
      <w:r>
        <w:lastRenderedPageBreak/>
        <w:t>3.2 Recomendação 2</w:t>
      </w:r>
      <w:bookmarkEnd w:id="626"/>
      <w:ins w:id="627" w:author="Barbara Siebra" w:date="2025-11-01T12:01:00Z" w16du:dateUtc="2025-11-01T15:01:00Z">
        <w:r w:rsidR="00C57896">
          <w:t xml:space="preserve"> </w:t>
        </w:r>
      </w:ins>
      <w:ins w:id="628" w:author="Barbara Siebra" w:date="2025-11-01T12:02:00Z" w16du:dateUtc="2025-11-01T15:02:00Z">
        <w:r w:rsidR="00C57896">
          <w:t xml:space="preserve">- </w:t>
        </w:r>
        <w:r w:rsidR="00C57896" w:rsidRPr="00633F9B">
          <w:t>Criação de Política de Retenção e Descarte de Dados</w:t>
        </w:r>
      </w:ins>
    </w:p>
    <w:p w14:paraId="0242242D" w14:textId="77777777" w:rsidR="00C57896" w:rsidRPr="00633F9B" w:rsidRDefault="00C57896" w:rsidP="00C57896">
      <w:pPr>
        <w:ind w:firstLine="708"/>
        <w:rPr>
          <w:ins w:id="629" w:author="Barbara Siebra" w:date="2025-11-01T12:01:00Z" w16du:dateUtc="2025-11-01T15:01:00Z"/>
        </w:rPr>
        <w:pPrChange w:id="630" w:author="Barbara Siebra" w:date="2025-11-01T12:02:00Z" w16du:dateUtc="2025-11-01T15:02:00Z">
          <w:pPr>
            <w:pStyle w:val="PargrafodaLista"/>
          </w:pPr>
        </w:pPrChange>
      </w:pPr>
      <w:ins w:id="631" w:author="Barbara Siebra" w:date="2025-11-01T12:01:00Z" w16du:dateUtc="2025-11-01T15:01:00Z">
        <w:r w:rsidRPr="00633F9B">
          <w:t>Descrição da recomendação:</w:t>
        </w:r>
      </w:ins>
    </w:p>
    <w:p w14:paraId="3E727856" w14:textId="77777777" w:rsidR="00C57896" w:rsidRPr="004A3BBE" w:rsidRDefault="00C57896" w:rsidP="004A3BBE">
      <w:pPr>
        <w:pStyle w:val="PargrafodaLista"/>
        <w:rPr>
          <w:ins w:id="632" w:author="Barbara Siebra" w:date="2025-11-01T12:01:00Z" w16du:dateUtc="2025-11-01T15:01:00Z"/>
        </w:rPr>
      </w:pPr>
      <w:ins w:id="633" w:author="Barbara Siebra" w:date="2025-11-01T12:01:00Z" w16du:dateUtc="2025-11-01T15:01:00Z">
        <w:r w:rsidRPr="004A3BBE">
          <w:t>A segunda recomendação é a elaboração e aplicação de uma Política de Retenção e Descarte de Dados Pessoais, que defina prazos claros de armazenamento, critérios para exclusão segura e procedimentos de anonimização quando o dado não for mais necessário para a finalidade original.</w:t>
        </w:r>
        <w:r w:rsidRPr="004A3BBE">
          <w:br/>
          <w:t>Essa política deve ser integrada aos sistemas de TI, automatizando processos de limpeza e exclusão periódica de dados obsoletos em bancos de dados, backups e sistemas legados.</w:t>
        </w:r>
      </w:ins>
    </w:p>
    <w:p w14:paraId="487F589B" w14:textId="77777777" w:rsidR="00C57896" w:rsidRPr="004A3BBE" w:rsidRDefault="00C57896" w:rsidP="004A3BBE">
      <w:pPr>
        <w:pStyle w:val="PargrafodaLista"/>
        <w:rPr>
          <w:ins w:id="634" w:author="Barbara Siebra" w:date="2025-11-01T12:01:00Z" w16du:dateUtc="2025-11-01T15:01:00Z"/>
          <w:lang w:val="en-US"/>
        </w:rPr>
      </w:pPr>
      <w:proofErr w:type="spellStart"/>
      <w:ins w:id="635" w:author="Barbara Siebra" w:date="2025-11-01T12:01:00Z" w16du:dateUtc="2025-11-01T15:01:00Z">
        <w:r w:rsidRPr="004A3BBE">
          <w:rPr>
            <w:lang w:val="en-US"/>
          </w:rPr>
          <w:t>Benefícios</w:t>
        </w:r>
        <w:proofErr w:type="spellEnd"/>
        <w:r w:rsidRPr="004A3BBE">
          <w:rPr>
            <w:lang w:val="en-US"/>
          </w:rPr>
          <w:t>:</w:t>
        </w:r>
      </w:ins>
    </w:p>
    <w:p w14:paraId="58770939" w14:textId="77777777" w:rsidR="00C57896" w:rsidRPr="004A3BBE" w:rsidRDefault="00C57896" w:rsidP="004A3BBE">
      <w:pPr>
        <w:pStyle w:val="PargrafodaLista"/>
        <w:numPr>
          <w:ilvl w:val="0"/>
          <w:numId w:val="20"/>
        </w:numPr>
        <w:rPr>
          <w:ins w:id="636" w:author="Barbara Siebra" w:date="2025-11-01T12:01:00Z" w16du:dateUtc="2025-11-01T15:01:00Z"/>
        </w:rPr>
      </w:pPr>
      <w:ins w:id="637" w:author="Barbara Siebra" w:date="2025-11-01T12:01:00Z" w16du:dateUtc="2025-11-01T15:01:00Z">
        <w:r w:rsidRPr="004A3BBE">
          <w:t>Minimização de riscos: reduz a exposição de dados pessoais antigos ou desnecessários, diminuindo a superfície de ataque em caso de incidentes de segurança.</w:t>
        </w:r>
      </w:ins>
    </w:p>
    <w:p w14:paraId="69A9C485" w14:textId="77777777" w:rsidR="00C57896" w:rsidRPr="004A3BBE" w:rsidRDefault="00C57896" w:rsidP="004A3BBE">
      <w:pPr>
        <w:pStyle w:val="PargrafodaLista"/>
        <w:numPr>
          <w:ilvl w:val="0"/>
          <w:numId w:val="20"/>
        </w:numPr>
        <w:rPr>
          <w:ins w:id="638" w:author="Barbara Siebra" w:date="2025-11-01T12:01:00Z" w16du:dateUtc="2025-11-01T15:01:00Z"/>
        </w:rPr>
      </w:pPr>
      <w:ins w:id="639" w:author="Barbara Siebra" w:date="2025-11-01T12:01:00Z" w16du:dateUtc="2025-11-01T15:01:00Z">
        <w:r w:rsidRPr="004A3BBE">
          <w:t>Atendimento ao princípio da necessidade (LGPD): garante que apenas os dados essenciais ao negócio sejam mantidos, promovendo conformidade legal e ética.</w:t>
        </w:r>
      </w:ins>
    </w:p>
    <w:p w14:paraId="30E502FA" w14:textId="77777777" w:rsidR="00C57896" w:rsidRPr="004A3BBE" w:rsidRDefault="00C57896" w:rsidP="004A3BBE">
      <w:pPr>
        <w:pStyle w:val="PargrafodaLista"/>
        <w:numPr>
          <w:ilvl w:val="0"/>
          <w:numId w:val="20"/>
        </w:numPr>
        <w:rPr>
          <w:ins w:id="640" w:author="Barbara Siebra" w:date="2025-11-01T12:01:00Z" w16du:dateUtc="2025-11-01T15:01:00Z"/>
        </w:rPr>
      </w:pPr>
      <w:ins w:id="641" w:author="Barbara Siebra" w:date="2025-11-01T12:01:00Z" w16du:dateUtc="2025-11-01T15:01:00Z">
        <w:r w:rsidRPr="004A3BBE">
          <w:t>Melhoria da governança de dados: permite maior controle e organização das informações, facilitando auditorias e o atendimento de solicitações dos titulares.</w:t>
        </w:r>
      </w:ins>
    </w:p>
    <w:p w14:paraId="5CAFF06F" w14:textId="77777777" w:rsidR="00C57896" w:rsidRPr="004A3BBE" w:rsidRDefault="00C57896" w:rsidP="004A3BBE">
      <w:pPr>
        <w:pStyle w:val="PargrafodaLista"/>
        <w:numPr>
          <w:ilvl w:val="0"/>
          <w:numId w:val="20"/>
        </w:numPr>
        <w:rPr>
          <w:ins w:id="642" w:author="Barbara Siebra" w:date="2025-11-01T12:01:00Z" w16du:dateUtc="2025-11-01T15:01:00Z"/>
        </w:rPr>
      </w:pPr>
      <w:ins w:id="643" w:author="Barbara Siebra" w:date="2025-11-01T12:01:00Z" w16du:dateUtc="2025-11-01T15:01:00Z">
        <w:r w:rsidRPr="004A3BBE">
          <w:t>Eficiência operacional: libera espaço em sistemas e servidores, otimizando o desempenho da infraestrutura tecnológica.</w:t>
        </w:r>
      </w:ins>
    </w:p>
    <w:p w14:paraId="1E05889C" w14:textId="77777777" w:rsidR="00C57896" w:rsidRPr="00C57896" w:rsidDel="00605745" w:rsidRDefault="00C57896" w:rsidP="004A3BBE">
      <w:pPr>
        <w:pStyle w:val="PargrafodaLista"/>
        <w:rPr>
          <w:del w:id="644" w:author="Barbara Siebra" w:date="2025-11-01T12:35:00Z" w16du:dateUtc="2025-11-01T15:35:00Z"/>
        </w:rPr>
        <w:pPrChange w:id="645" w:author="Barbara Siebra" w:date="2025-11-01T12:14:00Z" w16du:dateUtc="2025-11-01T15:14:00Z">
          <w:pPr>
            <w:pStyle w:val="Ttulo2"/>
          </w:pPr>
        </w:pPrChange>
      </w:pPr>
    </w:p>
    <w:p w14:paraId="7FB96D55" w14:textId="5732E24C" w:rsidR="00BF5327" w:rsidRPr="00605745" w:rsidDel="00605745" w:rsidRDefault="00BF5327" w:rsidP="00605745">
      <w:pPr>
        <w:ind w:firstLine="0"/>
        <w:rPr>
          <w:del w:id="646" w:author="Barbara Siebra" w:date="2025-11-01T12:35:00Z" w16du:dateUtc="2025-11-01T15:35:00Z"/>
          <w:color w:val="EE0000"/>
          <w:rPrChange w:id="647" w:author="Barbara Siebra" w:date="2025-11-01T12:35:00Z" w16du:dateUtc="2025-11-01T15:35:00Z">
            <w:rPr>
              <w:del w:id="648" w:author="Barbara Siebra" w:date="2025-11-01T12:35:00Z" w16du:dateUtc="2025-11-01T15:35:00Z"/>
            </w:rPr>
          </w:rPrChange>
        </w:rPr>
        <w:pPrChange w:id="649" w:author="Barbara Siebra" w:date="2025-11-01T12:35:00Z" w16du:dateUtc="2025-11-01T15:35:00Z">
          <w:pPr>
            <w:pStyle w:val="PargrafodaLista"/>
          </w:pPr>
        </w:pPrChange>
      </w:pPr>
      <w:del w:id="650" w:author="Barbara Siebra" w:date="2025-11-01T12:35:00Z" w16du:dateUtc="2025-11-01T15:35:00Z">
        <w:r w:rsidRPr="00605745" w:rsidDel="00605745">
          <w:rPr>
            <w:color w:val="EE0000"/>
            <w:rPrChange w:id="651" w:author="Barbara Siebra" w:date="2025-11-01T12:35:00Z" w16du:dateUtc="2025-11-01T15:35:00Z">
              <w:rPr/>
            </w:rPrChange>
          </w:rPr>
          <w:delText>Descreva a recomendação.</w:delText>
        </w:r>
      </w:del>
    </w:p>
    <w:p w14:paraId="42F90EBD" w14:textId="1B5282EE" w:rsidR="00C57896" w:rsidRPr="004A3BBE" w:rsidRDefault="00BF5327" w:rsidP="00605745">
      <w:pPr>
        <w:ind w:firstLine="0"/>
        <w:pPrChange w:id="652" w:author="Barbara Siebra" w:date="2025-11-01T12:35:00Z" w16du:dateUtc="2025-11-01T15:35:00Z">
          <w:pPr>
            <w:pStyle w:val="PargrafodaLista"/>
          </w:pPr>
        </w:pPrChange>
      </w:pPr>
      <w:del w:id="653" w:author="Barbara Siebra" w:date="2025-11-01T12:35:00Z" w16du:dateUtc="2025-11-01T15:35:00Z">
        <w:r w:rsidRPr="00605745" w:rsidDel="00605745">
          <w:delText xml:space="preserve">Benefícios: Explique como essa recomendação ajudará a proteger os dados pessoais dos clientes e/ou colaboradores, destacando o impacto positivo na conformidade com a LGPD </w:delText>
        </w:r>
      </w:del>
    </w:p>
    <w:p w14:paraId="124AF035" w14:textId="253E7676" w:rsidR="00F878D3" w:rsidRDefault="00FB75C9" w:rsidP="00F878D3">
      <w:pPr>
        <w:pStyle w:val="Ttulo1"/>
      </w:pPr>
      <w:bookmarkStart w:id="654" w:name="_Toc174946214"/>
      <w:r>
        <w:t>4</w:t>
      </w:r>
      <w:r w:rsidR="00F878D3">
        <w:t xml:space="preserve"> </w:t>
      </w:r>
      <w:r w:rsidR="00BF5327" w:rsidRPr="00BF5327">
        <w:t>ANONIMIZAÇÃO</w:t>
      </w:r>
      <w:bookmarkEnd w:id="654"/>
    </w:p>
    <w:p w14:paraId="5FEDDF25" w14:textId="32E189A9" w:rsidR="00F878D3" w:rsidRDefault="0093596E" w:rsidP="00F878D3">
      <w:pPr>
        <w:pStyle w:val="Ttulo2"/>
        <w:rPr>
          <w:ins w:id="655" w:author="Barbara Siebra" w:date="2025-11-01T12:05:00Z" w16du:dateUtc="2025-11-01T15:05:00Z"/>
        </w:rPr>
      </w:pPr>
      <w:bookmarkStart w:id="656" w:name="_Toc174946215"/>
      <w:r>
        <w:t>4</w:t>
      </w:r>
      <w:r w:rsidR="00F878D3">
        <w:t xml:space="preserve">.1 </w:t>
      </w:r>
      <w:r w:rsidR="00BF5327" w:rsidRPr="00BF5327">
        <w:t>Relação de Dados de Clientes Disponíveis</w:t>
      </w:r>
      <w:bookmarkEnd w:id="656"/>
    </w:p>
    <w:p w14:paraId="440B6AF9" w14:textId="77777777" w:rsidR="00C57896" w:rsidRPr="004A3BBE" w:rsidRDefault="00C57896" w:rsidP="004A3BBE">
      <w:pPr>
        <w:pStyle w:val="PargrafodaLista"/>
        <w:rPr>
          <w:ins w:id="657" w:author="Barbara Siebra" w:date="2025-11-01T12:06:00Z"/>
          <w:lang w:val="en-US"/>
        </w:rPr>
      </w:pPr>
      <w:ins w:id="658" w:author="Barbara Siebra" w:date="2025-11-01T12:06:00Z">
        <w:r w:rsidRPr="00C57896">
          <w:rPr>
            <w:rPrChange w:id="659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 xml:space="preserve">Na plataforma de e-commerce </w:t>
        </w:r>
        <w:r w:rsidRPr="00C57896">
          <w:rPr>
            <w:i/>
            <w:iCs/>
            <w:rPrChange w:id="660" w:author="Barbara Siebra" w:date="2025-11-01T12:06:00Z" w16du:dateUtc="2025-11-01T15:06:00Z">
              <w:rPr>
                <w:b/>
                <w:bCs/>
                <w:i/>
                <w:iCs/>
                <w:lang w:val="en-US"/>
              </w:rPr>
            </w:rPrChange>
          </w:rPr>
          <w:t>Melhores Compras SGV</w:t>
        </w:r>
        <w:r w:rsidRPr="00C57896">
          <w:rPr>
            <w:rPrChange w:id="66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, são coletados, armazenados e processados diversos dados pessoais dos clientes, provenientes das tabelas MC_CLIENTE, MC_CLI_FISICA, MC_CLI_JURIDICA, MC_END_CLI e registros de interação e atendimento (SAC, visualização de vídeos, etc.).</w:t>
        </w:r>
        <w:r w:rsidRPr="00C57896">
          <w:rPr>
            <w:rPrChange w:id="662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br/>
        </w:r>
        <w:proofErr w:type="spellStart"/>
        <w:r w:rsidRPr="004A3BBE">
          <w:rPr>
            <w:lang w:val="en-US"/>
          </w:rPr>
          <w:t>Abaixo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estão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os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principais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tipos</w:t>
        </w:r>
        <w:proofErr w:type="spellEnd"/>
        <w:r w:rsidRPr="004A3BBE">
          <w:rPr>
            <w:lang w:val="en-US"/>
          </w:rPr>
          <w:t xml:space="preserve"> de dados </w:t>
        </w:r>
        <w:proofErr w:type="spellStart"/>
        <w:r w:rsidRPr="004A3BBE">
          <w:rPr>
            <w:lang w:val="en-US"/>
          </w:rPr>
          <w:t>identificados</w:t>
        </w:r>
        <w:proofErr w:type="spellEnd"/>
        <w:r w:rsidRPr="004A3BBE">
          <w:rPr>
            <w:lang w:val="en-US"/>
          </w:rPr>
          <w:t>:</w:t>
        </w:r>
      </w:ins>
    </w:p>
    <w:p w14:paraId="0513A7A8" w14:textId="77777777" w:rsidR="00C57896" w:rsidRPr="004A3BBE" w:rsidRDefault="00C57896" w:rsidP="004A3BBE">
      <w:pPr>
        <w:pStyle w:val="PargrafodaLista"/>
        <w:numPr>
          <w:ilvl w:val="0"/>
          <w:numId w:val="21"/>
        </w:numPr>
        <w:rPr>
          <w:ins w:id="663" w:author="Barbara Siebra" w:date="2025-11-01T12:06:00Z"/>
          <w:lang w:val="en-US"/>
        </w:rPr>
      </w:pPr>
      <w:proofErr w:type="spellStart"/>
      <w:ins w:id="664" w:author="Barbara Siebra" w:date="2025-11-01T12:06:00Z">
        <w:r w:rsidRPr="004A3BBE">
          <w:rPr>
            <w:lang w:val="en-US"/>
          </w:rPr>
          <w:lastRenderedPageBreak/>
          <w:t>Identificação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pessoal</w:t>
        </w:r>
        <w:proofErr w:type="spellEnd"/>
        <w:r w:rsidRPr="004A3BBE">
          <w:rPr>
            <w:lang w:val="en-US"/>
          </w:rPr>
          <w:t>:</w:t>
        </w:r>
      </w:ins>
    </w:p>
    <w:p w14:paraId="5E13794C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65" w:author="Barbara Siebra" w:date="2025-11-01T12:06:00Z"/>
          <w:rPrChange w:id="666" w:author="Barbara Siebra" w:date="2025-11-01T12:06:00Z" w16du:dateUtc="2025-11-01T15:06:00Z">
            <w:rPr>
              <w:ins w:id="667" w:author="Barbara Siebra" w:date="2025-11-01T12:06:00Z"/>
              <w:b/>
              <w:bCs/>
              <w:lang w:val="en-US"/>
            </w:rPr>
          </w:rPrChange>
        </w:rPr>
      </w:pPr>
      <w:ins w:id="668" w:author="Barbara Siebra" w:date="2025-11-01T12:06:00Z">
        <w:r w:rsidRPr="00C57896">
          <w:rPr>
            <w:rPrChange w:id="669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NR_CLIENTE (número identificador do cliente)</w:t>
        </w:r>
      </w:ins>
    </w:p>
    <w:p w14:paraId="2C214B53" w14:textId="77777777" w:rsidR="00C57896" w:rsidRPr="004A3BBE" w:rsidRDefault="00C57896" w:rsidP="004A3BBE">
      <w:pPr>
        <w:pStyle w:val="PargrafodaLista"/>
        <w:numPr>
          <w:ilvl w:val="1"/>
          <w:numId w:val="21"/>
        </w:numPr>
        <w:rPr>
          <w:ins w:id="670" w:author="Barbara Siebra" w:date="2025-11-01T12:06:00Z"/>
          <w:lang w:val="en-US"/>
        </w:rPr>
      </w:pPr>
      <w:ins w:id="671" w:author="Barbara Siebra" w:date="2025-11-01T12:06:00Z">
        <w:r w:rsidRPr="004A3BBE">
          <w:rPr>
            <w:lang w:val="en-US"/>
          </w:rPr>
          <w:t>NM_CLIENTE (</w:t>
        </w:r>
        <w:proofErr w:type="spellStart"/>
        <w:r w:rsidRPr="004A3BBE">
          <w:rPr>
            <w:lang w:val="en-US"/>
          </w:rPr>
          <w:t>nome</w:t>
        </w:r>
        <w:proofErr w:type="spellEnd"/>
        <w:r w:rsidRPr="004A3BBE">
          <w:rPr>
            <w:lang w:val="en-US"/>
          </w:rPr>
          <w:t xml:space="preserve"> </w:t>
        </w:r>
        <w:proofErr w:type="spellStart"/>
        <w:r w:rsidRPr="004A3BBE">
          <w:rPr>
            <w:lang w:val="en-US"/>
          </w:rPr>
          <w:t>completo</w:t>
        </w:r>
        <w:proofErr w:type="spellEnd"/>
        <w:r w:rsidRPr="004A3BBE">
          <w:rPr>
            <w:lang w:val="en-US"/>
          </w:rPr>
          <w:t>)</w:t>
        </w:r>
      </w:ins>
    </w:p>
    <w:p w14:paraId="14538C84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72" w:author="Barbara Siebra" w:date="2025-11-01T12:06:00Z"/>
          <w:rPrChange w:id="673" w:author="Barbara Siebra" w:date="2025-11-01T12:06:00Z" w16du:dateUtc="2025-11-01T15:06:00Z">
            <w:rPr>
              <w:ins w:id="674" w:author="Barbara Siebra" w:date="2025-11-01T12:06:00Z"/>
              <w:b/>
              <w:bCs/>
              <w:lang w:val="en-US"/>
            </w:rPr>
          </w:rPrChange>
        </w:rPr>
      </w:pPr>
      <w:ins w:id="675" w:author="Barbara Siebra" w:date="2025-11-01T12:06:00Z">
        <w:r w:rsidRPr="00C57896">
          <w:rPr>
            <w:rPrChange w:id="67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NR_CPF (para pessoa física)</w:t>
        </w:r>
      </w:ins>
    </w:p>
    <w:p w14:paraId="644263DD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77" w:author="Barbara Siebra" w:date="2025-11-01T12:06:00Z"/>
          <w:rPrChange w:id="678" w:author="Barbara Siebra" w:date="2025-11-01T12:06:00Z" w16du:dateUtc="2025-11-01T15:06:00Z">
            <w:rPr>
              <w:ins w:id="679" w:author="Barbara Siebra" w:date="2025-11-01T12:06:00Z"/>
              <w:b/>
              <w:bCs/>
              <w:lang w:val="en-US"/>
            </w:rPr>
          </w:rPrChange>
        </w:rPr>
      </w:pPr>
      <w:ins w:id="680" w:author="Barbara Siebra" w:date="2025-11-01T12:06:00Z">
        <w:r w:rsidRPr="00C57896">
          <w:rPr>
            <w:rPrChange w:id="68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NR_CNPJ (para pessoa jurídica)</w:t>
        </w:r>
      </w:ins>
    </w:p>
    <w:p w14:paraId="61FE132A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82" w:author="Barbara Siebra" w:date="2025-11-01T12:06:00Z"/>
          <w:rPrChange w:id="683" w:author="Barbara Siebra" w:date="2025-11-01T12:06:00Z" w16du:dateUtc="2025-11-01T15:06:00Z">
            <w:rPr>
              <w:ins w:id="684" w:author="Barbara Siebra" w:date="2025-11-01T12:06:00Z"/>
              <w:b/>
              <w:bCs/>
              <w:lang w:val="en-US"/>
            </w:rPr>
          </w:rPrChange>
        </w:rPr>
      </w:pPr>
      <w:ins w:id="685" w:author="Barbara Siebra" w:date="2025-11-01T12:06:00Z">
        <w:r w:rsidRPr="00C57896">
          <w:rPr>
            <w:rPrChange w:id="68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DS_EMAIL (endereço de e-mail)</w:t>
        </w:r>
      </w:ins>
    </w:p>
    <w:p w14:paraId="6B321217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87" w:author="Barbara Siebra" w:date="2025-11-01T12:06:00Z"/>
          <w:rPrChange w:id="688" w:author="Barbara Siebra" w:date="2025-11-01T12:06:00Z" w16du:dateUtc="2025-11-01T15:06:00Z">
            <w:rPr>
              <w:ins w:id="689" w:author="Barbara Siebra" w:date="2025-11-01T12:06:00Z"/>
              <w:b/>
              <w:bCs/>
              <w:lang w:val="en-US"/>
            </w:rPr>
          </w:rPrChange>
        </w:rPr>
      </w:pPr>
      <w:ins w:id="690" w:author="Barbara Siebra" w:date="2025-11-01T12:06:00Z">
        <w:r w:rsidRPr="00C57896">
          <w:rPr>
            <w:rPrChange w:id="69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NR_TELEFONE (telefone de contato)</w:t>
        </w:r>
      </w:ins>
    </w:p>
    <w:p w14:paraId="7AECE268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92" w:author="Barbara Siebra" w:date="2025-11-01T12:06:00Z"/>
          <w:rPrChange w:id="693" w:author="Barbara Siebra" w:date="2025-11-01T12:06:00Z" w16du:dateUtc="2025-11-01T15:06:00Z">
            <w:rPr>
              <w:ins w:id="694" w:author="Barbara Siebra" w:date="2025-11-01T12:06:00Z"/>
              <w:b/>
              <w:bCs/>
              <w:lang w:val="en-US"/>
            </w:rPr>
          </w:rPrChange>
        </w:rPr>
      </w:pPr>
      <w:ins w:id="695" w:author="Barbara Siebra" w:date="2025-11-01T12:06:00Z">
        <w:r w:rsidRPr="00C57896">
          <w:rPr>
            <w:rPrChange w:id="69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NM_LOGIN (usuário de acesso à plataforma)</w:t>
        </w:r>
      </w:ins>
    </w:p>
    <w:p w14:paraId="6CB698E7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697" w:author="Barbara Siebra" w:date="2025-11-01T12:06:00Z"/>
          <w:rPrChange w:id="698" w:author="Barbara Siebra" w:date="2025-11-01T12:06:00Z" w16du:dateUtc="2025-11-01T15:06:00Z">
            <w:rPr>
              <w:ins w:id="699" w:author="Barbara Siebra" w:date="2025-11-01T12:06:00Z"/>
              <w:b/>
              <w:bCs/>
              <w:lang w:val="en-US"/>
            </w:rPr>
          </w:rPrChange>
        </w:rPr>
      </w:pPr>
      <w:ins w:id="700" w:author="Barbara Siebra" w:date="2025-11-01T12:06:00Z">
        <w:r w:rsidRPr="00C57896">
          <w:rPr>
            <w:rPrChange w:id="70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DS_SENHA (senha de autenticação)</w:t>
        </w:r>
      </w:ins>
    </w:p>
    <w:p w14:paraId="3414D021" w14:textId="77777777" w:rsidR="00C57896" w:rsidRPr="004A3BBE" w:rsidRDefault="00C57896" w:rsidP="004A3BBE">
      <w:pPr>
        <w:pStyle w:val="PargrafodaLista"/>
        <w:numPr>
          <w:ilvl w:val="0"/>
          <w:numId w:val="21"/>
        </w:numPr>
        <w:rPr>
          <w:ins w:id="702" w:author="Barbara Siebra" w:date="2025-11-01T12:06:00Z"/>
          <w:lang w:val="en-US"/>
        </w:rPr>
      </w:pPr>
      <w:ins w:id="703" w:author="Barbara Siebra" w:date="2025-11-01T12:06:00Z">
        <w:r w:rsidRPr="004A3BBE">
          <w:rPr>
            <w:lang w:val="en-US"/>
          </w:rPr>
          <w:t xml:space="preserve">Dados </w:t>
        </w:r>
        <w:proofErr w:type="spellStart"/>
        <w:r w:rsidRPr="004A3BBE">
          <w:rPr>
            <w:lang w:val="en-US"/>
          </w:rPr>
          <w:t>demográficos</w:t>
        </w:r>
        <w:proofErr w:type="spellEnd"/>
        <w:r w:rsidRPr="004A3BBE">
          <w:rPr>
            <w:lang w:val="en-US"/>
          </w:rPr>
          <w:t>:</w:t>
        </w:r>
      </w:ins>
    </w:p>
    <w:p w14:paraId="1D813F5B" w14:textId="77777777" w:rsidR="00C57896" w:rsidRPr="004A3BBE" w:rsidRDefault="00C57896" w:rsidP="004A3BBE">
      <w:pPr>
        <w:pStyle w:val="PargrafodaLista"/>
        <w:numPr>
          <w:ilvl w:val="1"/>
          <w:numId w:val="21"/>
        </w:numPr>
        <w:rPr>
          <w:ins w:id="704" w:author="Barbara Siebra" w:date="2025-11-01T12:06:00Z"/>
          <w:lang w:val="en-US"/>
        </w:rPr>
      </w:pPr>
      <w:ins w:id="705" w:author="Barbara Siebra" w:date="2025-11-01T12:06:00Z">
        <w:r w:rsidRPr="004A3BBE">
          <w:rPr>
            <w:lang w:val="en-US"/>
          </w:rPr>
          <w:t>DT_NASCIMENTO</w:t>
        </w:r>
      </w:ins>
    </w:p>
    <w:p w14:paraId="026856D6" w14:textId="77777777" w:rsidR="00C57896" w:rsidRPr="004A3BBE" w:rsidRDefault="00C57896" w:rsidP="004A3BBE">
      <w:pPr>
        <w:pStyle w:val="PargrafodaLista"/>
        <w:numPr>
          <w:ilvl w:val="1"/>
          <w:numId w:val="21"/>
        </w:numPr>
        <w:rPr>
          <w:ins w:id="706" w:author="Barbara Siebra" w:date="2025-11-01T12:06:00Z"/>
          <w:lang w:val="en-US"/>
        </w:rPr>
      </w:pPr>
      <w:ins w:id="707" w:author="Barbara Siebra" w:date="2025-11-01T12:06:00Z">
        <w:r w:rsidRPr="004A3BBE">
          <w:rPr>
            <w:lang w:val="en-US"/>
          </w:rPr>
          <w:t>FL_SEXO_BIOLOGICO / DS_GENERO</w:t>
        </w:r>
      </w:ins>
    </w:p>
    <w:p w14:paraId="77D7FBDF" w14:textId="77777777" w:rsidR="00C57896" w:rsidRPr="004A3BBE" w:rsidRDefault="00C57896" w:rsidP="004A3BBE">
      <w:pPr>
        <w:pStyle w:val="PargrafodaLista"/>
        <w:numPr>
          <w:ilvl w:val="0"/>
          <w:numId w:val="21"/>
        </w:numPr>
        <w:rPr>
          <w:ins w:id="708" w:author="Barbara Siebra" w:date="2025-11-01T12:06:00Z"/>
          <w:lang w:val="en-US"/>
        </w:rPr>
      </w:pPr>
      <w:proofErr w:type="spellStart"/>
      <w:ins w:id="709" w:author="Barbara Siebra" w:date="2025-11-01T12:06:00Z">
        <w:r w:rsidRPr="004A3BBE">
          <w:rPr>
            <w:lang w:val="en-US"/>
          </w:rPr>
          <w:t>Endereço</w:t>
        </w:r>
        <w:proofErr w:type="spellEnd"/>
        <w:r w:rsidRPr="004A3BBE">
          <w:rPr>
            <w:lang w:val="en-US"/>
          </w:rPr>
          <w:t xml:space="preserve"> e </w:t>
        </w:r>
        <w:proofErr w:type="spellStart"/>
        <w:r w:rsidRPr="004A3BBE">
          <w:rPr>
            <w:lang w:val="en-US"/>
          </w:rPr>
          <w:t>localização</w:t>
        </w:r>
        <w:proofErr w:type="spellEnd"/>
        <w:r w:rsidRPr="004A3BBE">
          <w:rPr>
            <w:lang w:val="en-US"/>
          </w:rPr>
          <w:t>:</w:t>
        </w:r>
      </w:ins>
    </w:p>
    <w:p w14:paraId="33E699B1" w14:textId="77777777" w:rsidR="00C57896" w:rsidRPr="004A3BBE" w:rsidRDefault="00C57896" w:rsidP="004A3BBE">
      <w:pPr>
        <w:pStyle w:val="PargrafodaLista"/>
        <w:numPr>
          <w:ilvl w:val="1"/>
          <w:numId w:val="21"/>
        </w:numPr>
        <w:rPr>
          <w:ins w:id="710" w:author="Barbara Siebra" w:date="2025-11-01T12:06:00Z"/>
          <w:lang w:val="en-US"/>
        </w:rPr>
      </w:pPr>
      <w:ins w:id="711" w:author="Barbara Siebra" w:date="2025-11-01T12:06:00Z">
        <w:r w:rsidRPr="004A3BBE">
          <w:rPr>
            <w:lang w:val="en-US"/>
          </w:rPr>
          <w:t>NR_END, DS_COMPLEMENTO_END</w:t>
        </w:r>
      </w:ins>
    </w:p>
    <w:p w14:paraId="30A2F9A3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712" w:author="Barbara Siebra" w:date="2025-11-01T12:06:00Z"/>
          <w:rPrChange w:id="713" w:author="Barbara Siebra" w:date="2025-11-01T12:06:00Z" w16du:dateUtc="2025-11-01T15:06:00Z">
            <w:rPr>
              <w:ins w:id="714" w:author="Barbara Siebra" w:date="2025-11-01T12:06:00Z"/>
              <w:b/>
              <w:bCs/>
              <w:lang w:val="en-US"/>
            </w:rPr>
          </w:rPrChange>
        </w:rPr>
      </w:pPr>
      <w:ins w:id="715" w:author="Barbara Siebra" w:date="2025-11-01T12:06:00Z">
        <w:r w:rsidRPr="00C57896">
          <w:rPr>
            <w:rPrChange w:id="71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NR_CEP, NM_LOGRADOURO, NM_BAIRRO, NM_CIDADE, SG_ESTADO</w:t>
        </w:r>
      </w:ins>
    </w:p>
    <w:p w14:paraId="774FAFFD" w14:textId="77777777" w:rsidR="00C57896" w:rsidRPr="00C57896" w:rsidRDefault="00C57896" w:rsidP="004A3BBE">
      <w:pPr>
        <w:pStyle w:val="PargrafodaLista"/>
        <w:numPr>
          <w:ilvl w:val="0"/>
          <w:numId w:val="21"/>
        </w:numPr>
        <w:rPr>
          <w:ins w:id="717" w:author="Barbara Siebra" w:date="2025-11-01T12:06:00Z"/>
          <w:rPrChange w:id="718" w:author="Barbara Siebra" w:date="2025-11-01T12:06:00Z" w16du:dateUtc="2025-11-01T15:06:00Z">
            <w:rPr>
              <w:ins w:id="719" w:author="Barbara Siebra" w:date="2025-11-01T12:06:00Z"/>
              <w:b/>
              <w:bCs/>
              <w:lang w:val="en-US"/>
            </w:rPr>
          </w:rPrChange>
        </w:rPr>
      </w:pPr>
      <w:ins w:id="720" w:author="Barbara Siebra" w:date="2025-11-01T12:06:00Z">
        <w:r w:rsidRPr="00C57896">
          <w:rPr>
            <w:rPrChange w:id="72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Dados de uso e interação:</w:t>
        </w:r>
      </w:ins>
    </w:p>
    <w:p w14:paraId="471F6B94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722" w:author="Barbara Siebra" w:date="2025-11-01T12:06:00Z"/>
          <w:rPrChange w:id="723" w:author="Barbara Siebra" w:date="2025-11-01T12:06:00Z" w16du:dateUtc="2025-11-01T15:06:00Z">
            <w:rPr>
              <w:ins w:id="724" w:author="Barbara Siebra" w:date="2025-11-01T12:06:00Z"/>
              <w:b/>
              <w:bCs/>
              <w:lang w:val="en-US"/>
            </w:rPr>
          </w:rPrChange>
        </w:rPr>
      </w:pPr>
      <w:ins w:id="725" w:author="Barbara Siebra" w:date="2025-11-01T12:06:00Z">
        <w:r w:rsidRPr="00C57896">
          <w:rPr>
            <w:rPrChange w:id="72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Histórico de compras (VL_MEDIO_COMPRA, QT_ESTRELAS)</w:t>
        </w:r>
      </w:ins>
    </w:p>
    <w:p w14:paraId="1B6EF18C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727" w:author="Barbara Siebra" w:date="2025-11-01T12:06:00Z"/>
          <w:rPrChange w:id="728" w:author="Barbara Siebra" w:date="2025-11-01T12:06:00Z" w16du:dateUtc="2025-11-01T15:06:00Z">
            <w:rPr>
              <w:ins w:id="729" w:author="Barbara Siebra" w:date="2025-11-01T12:06:00Z"/>
              <w:b/>
              <w:bCs/>
              <w:lang w:val="en-US"/>
            </w:rPr>
          </w:rPrChange>
        </w:rPr>
      </w:pPr>
      <w:ins w:id="730" w:author="Barbara Siebra" w:date="2025-11-01T12:06:00Z">
        <w:r w:rsidRPr="00C57896">
          <w:rPr>
            <w:rPrChange w:id="73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Visualizações de vídeos (MC_SGV_VISUALIZACAO_VIDEO)</w:t>
        </w:r>
      </w:ins>
    </w:p>
    <w:p w14:paraId="0A35471A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732" w:author="Barbara Siebra" w:date="2025-11-01T12:06:00Z"/>
          <w:rPrChange w:id="733" w:author="Barbara Siebra" w:date="2025-11-01T12:06:00Z" w16du:dateUtc="2025-11-01T15:06:00Z">
            <w:rPr>
              <w:ins w:id="734" w:author="Barbara Siebra" w:date="2025-11-01T12:06:00Z"/>
              <w:b/>
              <w:bCs/>
              <w:lang w:val="en-US"/>
            </w:rPr>
          </w:rPrChange>
        </w:rPr>
      </w:pPr>
      <w:ins w:id="735" w:author="Barbara Siebra" w:date="2025-11-01T12:06:00Z">
        <w:r w:rsidRPr="00C57896">
          <w:rPr>
            <w:rPrChange w:id="73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Registros de atendimento (MC_SGV_SAC e MC_SGV_OCORRENCIA_SAC)</w:t>
        </w:r>
      </w:ins>
    </w:p>
    <w:p w14:paraId="38F56F9C" w14:textId="77777777" w:rsidR="00C57896" w:rsidRPr="00C57896" w:rsidRDefault="00C57896" w:rsidP="004A3BBE">
      <w:pPr>
        <w:pStyle w:val="PargrafodaLista"/>
        <w:numPr>
          <w:ilvl w:val="0"/>
          <w:numId w:val="21"/>
        </w:numPr>
        <w:rPr>
          <w:ins w:id="737" w:author="Barbara Siebra" w:date="2025-11-01T12:06:00Z"/>
          <w:rPrChange w:id="738" w:author="Barbara Siebra" w:date="2025-11-01T12:06:00Z" w16du:dateUtc="2025-11-01T15:06:00Z">
            <w:rPr>
              <w:ins w:id="739" w:author="Barbara Siebra" w:date="2025-11-01T12:06:00Z"/>
              <w:b/>
              <w:bCs/>
              <w:lang w:val="en-US"/>
            </w:rPr>
          </w:rPrChange>
        </w:rPr>
      </w:pPr>
      <w:ins w:id="740" w:author="Barbara Siebra" w:date="2025-11-01T12:06:00Z">
        <w:r w:rsidRPr="00C57896">
          <w:rPr>
            <w:rPrChange w:id="741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Dados financeiros e de consumo:</w:t>
        </w:r>
      </w:ins>
    </w:p>
    <w:p w14:paraId="3AC7923B" w14:textId="77777777" w:rsidR="00C57896" w:rsidRPr="00C57896" w:rsidRDefault="00C57896" w:rsidP="004A3BBE">
      <w:pPr>
        <w:pStyle w:val="PargrafodaLista"/>
        <w:numPr>
          <w:ilvl w:val="1"/>
          <w:numId w:val="21"/>
        </w:numPr>
        <w:rPr>
          <w:ins w:id="742" w:author="Barbara Siebra" w:date="2025-11-01T12:06:00Z"/>
          <w:rPrChange w:id="743" w:author="Barbara Siebra" w:date="2025-11-01T12:06:00Z" w16du:dateUtc="2025-11-01T15:06:00Z">
            <w:rPr>
              <w:ins w:id="744" w:author="Barbara Siebra" w:date="2025-11-01T12:06:00Z"/>
              <w:b/>
              <w:bCs/>
              <w:lang w:val="en-US"/>
            </w:rPr>
          </w:rPrChange>
        </w:rPr>
      </w:pPr>
      <w:ins w:id="745" w:author="Barbara Siebra" w:date="2025-11-01T12:06:00Z">
        <w:r w:rsidRPr="00C57896">
          <w:rPr>
            <w:rPrChange w:id="74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Valor médio de compras, índice de satisfação, produtos visualizados e adquiridos.</w:t>
        </w:r>
      </w:ins>
    </w:p>
    <w:p w14:paraId="478B9040" w14:textId="77777777" w:rsidR="00C57896" w:rsidRPr="00C57896" w:rsidRDefault="00C57896" w:rsidP="004A3BBE">
      <w:pPr>
        <w:pStyle w:val="PargrafodaLista"/>
        <w:pPrChange w:id="747" w:author="Barbara Siebra" w:date="2025-11-01T12:14:00Z" w16du:dateUtc="2025-11-01T15:14:00Z">
          <w:pPr>
            <w:pStyle w:val="Ttulo2"/>
          </w:pPr>
        </w:pPrChange>
      </w:pPr>
    </w:p>
    <w:p w14:paraId="017FF01C" w14:textId="6E081B4F" w:rsidR="0093596E" w:rsidRPr="004A3BBE" w:rsidDel="00605745" w:rsidRDefault="00BF5327" w:rsidP="004A3BBE">
      <w:pPr>
        <w:pStyle w:val="PargrafodaLista"/>
        <w:rPr>
          <w:del w:id="748" w:author="Barbara Siebra" w:date="2025-11-01T12:36:00Z" w16du:dateUtc="2025-11-01T15:36:00Z"/>
          <w:color w:val="EE0000"/>
          <w:rPrChange w:id="749" w:author="Barbara Siebra" w:date="2025-11-01T12:15:00Z" w16du:dateUtc="2025-11-01T15:15:00Z">
            <w:rPr>
              <w:del w:id="750" w:author="Barbara Siebra" w:date="2025-11-01T12:36:00Z" w16du:dateUtc="2025-11-01T15:36:00Z"/>
            </w:rPr>
          </w:rPrChange>
        </w:rPr>
      </w:pPr>
      <w:del w:id="751" w:author="Barbara Siebra" w:date="2025-11-01T12:36:00Z" w16du:dateUtc="2025-11-01T15:36:00Z">
        <w:r w:rsidRPr="004A3BBE" w:rsidDel="00605745">
          <w:rPr>
            <w:color w:val="EE0000"/>
            <w:rPrChange w:id="752" w:author="Barbara Siebra" w:date="2025-11-01T12:15:00Z" w16du:dateUtc="2025-11-01T15:15:00Z">
              <w:rPr/>
            </w:rPrChange>
          </w:rPr>
          <w:lastRenderedPageBreak/>
          <w:delText>Liste todos os tipos de dados de clientes que estão disponíveis na plataforma e que são coletados, armazenados e processados pela empresa.</w:delText>
        </w:r>
      </w:del>
    </w:p>
    <w:p w14:paraId="6AEE47EC" w14:textId="4F819E4B" w:rsidR="00BF5327" w:rsidRDefault="00BF5327" w:rsidP="00BF5327">
      <w:pPr>
        <w:pStyle w:val="Ttulo2"/>
        <w:rPr>
          <w:ins w:id="753" w:author="Barbara Siebra" w:date="2025-11-01T12:07:00Z" w16du:dateUtc="2025-11-01T15:07:00Z"/>
        </w:rPr>
      </w:pPr>
      <w:bookmarkStart w:id="754" w:name="_Toc174946216"/>
      <w:r>
        <w:t>4.</w:t>
      </w:r>
      <w:ins w:id="755" w:author="Barbara Siebra" w:date="2025-11-01T12:38:00Z" w16du:dateUtc="2025-11-01T15:38:00Z">
        <w:r w:rsidR="003D2427">
          <w:t>2</w:t>
        </w:r>
      </w:ins>
      <w:del w:id="756" w:author="Barbara Siebra" w:date="2025-11-01T12:38:00Z" w16du:dateUtc="2025-11-01T15:38:00Z">
        <w:r w:rsidDel="003D2427">
          <w:delText>1</w:delText>
        </w:r>
      </w:del>
      <w:r>
        <w:t xml:space="preserve"> </w:t>
      </w:r>
      <w:r w:rsidRPr="00BF5327">
        <w:t>Definição de Dados para Anonimização</w:t>
      </w:r>
      <w:bookmarkEnd w:id="754"/>
    </w:p>
    <w:p w14:paraId="373456DD" w14:textId="645F10E2" w:rsidR="004A3BBE" w:rsidRDefault="004A3BBE" w:rsidP="004A3BBE">
      <w:pPr>
        <w:pStyle w:val="PargrafodaLista"/>
        <w:numPr>
          <w:ilvl w:val="0"/>
          <w:numId w:val="16"/>
        </w:numPr>
        <w:rPr>
          <w:ins w:id="757" w:author="Barbara Siebra" w:date="2025-11-01T12:07:00Z" w16du:dateUtc="2025-11-01T15:07:00Z"/>
        </w:rPr>
      </w:pPr>
      <w:ins w:id="758" w:author="Barbara Siebra" w:date="2025-11-01T12:07:00Z" w16du:dateUtc="2025-11-01T15:07:00Z">
        <w:r w:rsidRPr="00BF5327">
          <w:t>Dado 1: [</w:t>
        </w:r>
      </w:ins>
      <w:ins w:id="759" w:author="Barbara Siebra" w:date="2025-11-01T12:08:00Z" w16du:dateUtc="2025-11-01T15:08:00Z">
        <w:r w:rsidRPr="00C57896">
          <w:rPr>
            <w:lang w:val="en-US"/>
          </w:rPr>
          <w:t>CPF (NR_CPF)</w:t>
        </w:r>
      </w:ins>
      <w:ins w:id="760" w:author="Barbara Siebra" w:date="2025-11-01T12:07:00Z" w16du:dateUtc="2025-11-01T15:07:00Z">
        <w:r w:rsidRPr="00BF5327">
          <w:t>]</w:t>
        </w:r>
      </w:ins>
    </w:p>
    <w:p w14:paraId="6F71EC87" w14:textId="77777777" w:rsidR="00C57896" w:rsidRDefault="00C57896" w:rsidP="004A3BBE">
      <w:pPr>
        <w:pStyle w:val="PargrafodaLista"/>
        <w:rPr>
          <w:ins w:id="761" w:author="Barbara Siebra" w:date="2025-11-01T12:09:00Z" w16du:dateUtc="2025-11-01T15:09:00Z"/>
        </w:rPr>
        <w:pPrChange w:id="762" w:author="Barbara Siebra" w:date="2025-11-01T12:14:00Z" w16du:dateUtc="2025-11-01T15:14:00Z">
          <w:pPr>
            <w:pStyle w:val="PargrafodaLista"/>
            <w:ind w:firstLine="708"/>
          </w:pPr>
        </w:pPrChange>
      </w:pPr>
      <w:ins w:id="763" w:author="Barbara Siebra" w:date="2025-11-01T12:06:00Z">
        <w:r w:rsidRPr="00C57896">
          <w:rPr>
            <w:b/>
            <w:bCs/>
            <w:rPrChange w:id="764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Justificativa:</w:t>
        </w:r>
        <w:r w:rsidRPr="00C57896">
          <w:rPr>
            <w:b/>
            <w:bCs/>
            <w:rPrChange w:id="765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br/>
        </w:r>
        <w:r w:rsidRPr="004A3BBE">
          <w:rPr>
            <w:rPrChange w:id="766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t xml:space="preserve">O CPF é um dado pessoal sensível e identificador direto do titular, utilizado para autenticação e identificação fiscal. Caso seja exposto, pode ser usado para fraudes, clonagens de identidade e golpes financeiros. Sua anonimização ou </w:t>
        </w:r>
        <w:proofErr w:type="spellStart"/>
        <w:r w:rsidRPr="004A3BBE">
          <w:rPr>
            <w:rPrChange w:id="767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t>pseudonimização</w:t>
        </w:r>
        <w:proofErr w:type="spellEnd"/>
        <w:r w:rsidRPr="004A3BBE">
          <w:rPr>
            <w:rPrChange w:id="768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t xml:space="preserve"> é essencial em ambientes de teste, relatórios estatísticos e análises de comportamento, onde a identificação individual não é necessária.</w:t>
        </w:r>
        <w:r w:rsidRPr="004A3BBE">
          <w:rPr>
            <w:rPrChange w:id="769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br/>
          <w:t>A anonimização garante a conformidade com o art. 12 da LGPD, reduzindo o risco de incidentes e mantendo a integridade do tratamento de dados.</w:t>
        </w:r>
      </w:ins>
    </w:p>
    <w:p w14:paraId="05E0AE3D" w14:textId="77777777" w:rsidR="004A3BBE" w:rsidRPr="00C57896" w:rsidRDefault="004A3BBE" w:rsidP="004A3BBE">
      <w:pPr>
        <w:pStyle w:val="PargrafodaLista"/>
        <w:rPr>
          <w:ins w:id="770" w:author="Barbara Siebra" w:date="2025-11-01T12:06:00Z"/>
          <w:rPrChange w:id="771" w:author="Barbara Siebra" w:date="2025-11-01T12:06:00Z" w16du:dateUtc="2025-11-01T15:06:00Z">
            <w:rPr>
              <w:ins w:id="772" w:author="Barbara Siebra" w:date="2025-11-01T12:06:00Z"/>
              <w:b/>
              <w:bCs/>
              <w:lang w:val="en-US"/>
            </w:rPr>
          </w:rPrChange>
        </w:rPr>
      </w:pPr>
    </w:p>
    <w:p w14:paraId="008BFC6B" w14:textId="7F184573" w:rsidR="00C57896" w:rsidRPr="004A3BBE" w:rsidRDefault="004A3BBE" w:rsidP="004A3BBE">
      <w:pPr>
        <w:pStyle w:val="PargrafodaLista"/>
        <w:numPr>
          <w:ilvl w:val="0"/>
          <w:numId w:val="16"/>
        </w:numPr>
        <w:rPr>
          <w:ins w:id="773" w:author="Barbara Siebra" w:date="2025-11-01T12:06:00Z"/>
          <w:rPrChange w:id="774" w:author="Barbara Siebra" w:date="2025-11-01T12:08:00Z" w16du:dateUtc="2025-11-01T15:08:00Z">
            <w:rPr>
              <w:ins w:id="775" w:author="Barbara Siebra" w:date="2025-11-01T12:06:00Z"/>
              <w:lang w:val="en-US"/>
            </w:rPr>
          </w:rPrChange>
        </w:rPr>
        <w:pPrChange w:id="776" w:author="Barbara Siebra" w:date="2025-11-01T12:14:00Z" w16du:dateUtc="2025-11-01T15:14:00Z">
          <w:pPr>
            <w:pStyle w:val="PargrafodaLista"/>
          </w:pPr>
        </w:pPrChange>
      </w:pPr>
      <w:ins w:id="777" w:author="Barbara Siebra" w:date="2025-11-01T12:08:00Z" w16du:dateUtc="2025-11-01T15:08:00Z">
        <w:r w:rsidRPr="00633F9B">
          <w:t xml:space="preserve">Dado </w:t>
        </w:r>
      </w:ins>
      <w:ins w:id="778" w:author="Barbara Siebra" w:date="2025-11-01T12:14:00Z" w16du:dateUtc="2025-11-01T15:14:00Z">
        <w:r>
          <w:t>2</w:t>
        </w:r>
      </w:ins>
      <w:ins w:id="779" w:author="Barbara Siebra" w:date="2025-11-01T12:08:00Z" w16du:dateUtc="2025-11-01T15:08:00Z">
        <w:r w:rsidRPr="00633F9B">
          <w:t xml:space="preserve">: </w:t>
        </w:r>
      </w:ins>
      <w:ins w:id="780" w:author="Barbara Siebra" w:date="2025-11-01T12:10:00Z" w16du:dateUtc="2025-11-01T15:10:00Z">
        <w:r>
          <w:t>[</w:t>
        </w:r>
      </w:ins>
      <w:ins w:id="781" w:author="Barbara Siebra" w:date="2025-11-01T12:08:00Z" w16du:dateUtc="2025-11-01T15:08:00Z">
        <w:r w:rsidRPr="00633F9B">
          <w:t>Endereço completo do cliente (NR_END, NM_LOGRADOURO, NM_BAIRRO, NM_CIDADE, SG_ESTADO, NR_CEP)</w:t>
        </w:r>
      </w:ins>
      <w:ins w:id="782" w:author="Barbara Siebra" w:date="2025-11-01T12:10:00Z" w16du:dateUtc="2025-11-01T15:10:00Z">
        <w:r>
          <w:t>]</w:t>
        </w:r>
      </w:ins>
    </w:p>
    <w:p w14:paraId="053EBACD" w14:textId="77777777" w:rsidR="00C57896" w:rsidRPr="004A3BBE" w:rsidRDefault="00C57896" w:rsidP="004A3BBE">
      <w:pPr>
        <w:pStyle w:val="PargrafodaLista"/>
        <w:rPr>
          <w:ins w:id="783" w:author="Barbara Siebra" w:date="2025-11-01T12:10:00Z" w16du:dateUtc="2025-11-01T15:10:00Z"/>
        </w:rPr>
      </w:pPr>
      <w:ins w:id="784" w:author="Barbara Siebra" w:date="2025-11-01T12:06:00Z">
        <w:r w:rsidRPr="00C57896">
          <w:rPr>
            <w:b/>
            <w:bCs/>
            <w:rPrChange w:id="785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>Justificativa:</w:t>
        </w:r>
        <w:r w:rsidRPr="00C57896">
          <w:rPr>
            <w:b/>
            <w:bCs/>
            <w:rPrChange w:id="786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br/>
        </w:r>
        <w:r w:rsidRPr="004A3BBE">
          <w:rPr>
            <w:rPrChange w:id="787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t>O endereço completo é um dado pessoal que permite identificar e localizar fisicamente o titular, sendo classificado como informação sensível sob a ótica da privacidade.</w:t>
        </w:r>
        <w:r w:rsidRPr="004A3BBE">
          <w:rPr>
            <w:rPrChange w:id="788" w:author="Barbara Siebra" w:date="2025-11-01T12:09:00Z" w16du:dateUtc="2025-11-01T15:09:00Z">
              <w:rPr>
                <w:b/>
                <w:bCs/>
                <w:lang w:val="en-US"/>
              </w:rPr>
            </w:rPrChange>
          </w:rPr>
          <w:br/>
          <w:t>A anonimização desses campos é importante em relatórios de entrega, rotas, geolocalização e análises logísticas, quando não há necessidade de vincular o</w:t>
        </w:r>
        <w:r w:rsidRPr="00C57896">
          <w:rPr>
            <w:b/>
            <w:bCs/>
            <w:rPrChange w:id="789" w:author="Barbara Siebra" w:date="2025-11-01T12:06:00Z" w16du:dateUtc="2025-11-01T15:06:00Z">
              <w:rPr>
                <w:b/>
                <w:bCs/>
                <w:lang w:val="en-US"/>
              </w:rPr>
            </w:rPrChange>
          </w:rPr>
          <w:t xml:space="preserve"> </w:t>
        </w:r>
        <w:r w:rsidRPr="004A3BBE">
          <w:rPr>
            <w:rPrChange w:id="790" w:author="Barbara Siebra" w:date="2025-11-01T12:10:00Z" w16du:dateUtc="2025-11-01T15:10:00Z">
              <w:rPr>
                <w:b/>
                <w:bCs/>
                <w:lang w:val="en-US"/>
              </w:rPr>
            </w:rPrChange>
          </w:rPr>
          <w:t>endereço a um cliente específico. Essa prática protege a privacidade do usuário, evitando riscos de exposição física e associação indevida de dados pessoais.</w:t>
        </w:r>
      </w:ins>
    </w:p>
    <w:p w14:paraId="1F59754E" w14:textId="77777777" w:rsidR="004A3BBE" w:rsidRPr="00C57896" w:rsidRDefault="004A3BBE" w:rsidP="004A3BBE">
      <w:pPr>
        <w:pStyle w:val="PargrafodaLista"/>
        <w:rPr>
          <w:ins w:id="791" w:author="Barbara Siebra" w:date="2025-11-01T12:06:00Z"/>
          <w:rPrChange w:id="792" w:author="Barbara Siebra" w:date="2025-11-01T12:06:00Z" w16du:dateUtc="2025-11-01T15:06:00Z">
            <w:rPr>
              <w:ins w:id="793" w:author="Barbara Siebra" w:date="2025-11-01T12:06:00Z"/>
              <w:b/>
              <w:bCs/>
              <w:lang w:val="en-US"/>
            </w:rPr>
          </w:rPrChange>
        </w:rPr>
      </w:pPr>
    </w:p>
    <w:p w14:paraId="2BBCC1A7" w14:textId="580685F6" w:rsidR="004A3BBE" w:rsidRPr="00633F9B" w:rsidRDefault="004A3BBE" w:rsidP="004A3BBE">
      <w:pPr>
        <w:pStyle w:val="PargrafodaLista"/>
        <w:numPr>
          <w:ilvl w:val="0"/>
          <w:numId w:val="16"/>
        </w:numPr>
        <w:rPr>
          <w:ins w:id="794" w:author="Barbara Siebra" w:date="2025-11-01T12:10:00Z" w16du:dateUtc="2025-11-01T15:10:00Z"/>
        </w:rPr>
      </w:pPr>
      <w:ins w:id="795" w:author="Barbara Siebra" w:date="2025-11-01T12:10:00Z" w16du:dateUtc="2025-11-01T15:10:00Z">
        <w:r w:rsidRPr="00633F9B">
          <w:t xml:space="preserve">Dado </w:t>
        </w:r>
        <w:r>
          <w:t>3</w:t>
        </w:r>
        <w:r w:rsidRPr="00633F9B">
          <w:t xml:space="preserve">: </w:t>
        </w:r>
        <w:r>
          <w:t>[</w:t>
        </w:r>
        <w:r w:rsidRPr="00633F9B">
          <w:t>Nome do Cliente (NM_CLIENTE)</w:t>
        </w:r>
        <w:r>
          <w:t>]</w:t>
        </w:r>
      </w:ins>
    </w:p>
    <w:p w14:paraId="571CA50D" w14:textId="4ABBE69A" w:rsidR="00C57896" w:rsidRPr="004A3BBE" w:rsidRDefault="004A3BBE" w:rsidP="004A3BBE">
      <w:pPr>
        <w:pStyle w:val="PargrafodaLista"/>
        <w:rPr>
          <w:ins w:id="796" w:author="Barbara Siebra" w:date="2025-11-01T12:06:00Z"/>
          <w:rPrChange w:id="797" w:author="Barbara Siebra" w:date="2025-11-01T12:12:00Z" w16du:dateUtc="2025-11-01T15:12:00Z">
            <w:rPr>
              <w:ins w:id="798" w:author="Barbara Siebra" w:date="2025-11-01T12:06:00Z"/>
              <w:b/>
              <w:bCs/>
              <w:lang w:val="en-US"/>
            </w:rPr>
          </w:rPrChange>
        </w:rPr>
      </w:pPr>
      <w:ins w:id="799" w:author="Barbara Siebra" w:date="2025-11-01T12:13:00Z" w16du:dateUtc="2025-11-01T15:13:00Z">
        <w:r w:rsidRPr="00633F9B">
          <w:rPr>
            <w:b/>
            <w:bCs/>
          </w:rPr>
          <w:t>Justificativa:</w:t>
        </w:r>
      </w:ins>
      <w:ins w:id="800" w:author="Barbara Siebra" w:date="2025-11-01T12:06:00Z">
        <w:r w:rsidR="00C57896" w:rsidRPr="004A3BBE">
          <w:rPr>
            <w:rPrChange w:id="801" w:author="Barbara Siebra" w:date="2025-11-01T12:12:00Z" w16du:dateUtc="2025-11-01T15:12:00Z">
              <w:rPr>
                <w:b/>
                <w:bCs/>
                <w:lang w:val="en-US"/>
              </w:rPr>
            </w:rPrChange>
          </w:rPr>
          <w:br/>
          <w:t xml:space="preserve">O nome completo é uma informação identificadora direta, usada em cadastros e comunicações com o titular. Em ambientes de desenvolvimento, testes de sistemas ou análises de comportamento de compra, esse campo deve ser substituído por identificadores anônimos ou pseudônimos, de modo que o </w:t>
        </w:r>
        <w:r w:rsidR="00C57896" w:rsidRPr="004A3BBE">
          <w:rPr>
            <w:rPrChange w:id="802" w:author="Barbara Siebra" w:date="2025-11-01T12:12:00Z" w16du:dateUtc="2025-11-01T15:12:00Z">
              <w:rPr>
                <w:b/>
                <w:bCs/>
                <w:lang w:val="en-US"/>
              </w:rPr>
            </w:rPrChange>
          </w:rPr>
          <w:lastRenderedPageBreak/>
          <w:t>indivíduo não possa ser reconhecido.</w:t>
        </w:r>
        <w:r w:rsidR="00C57896" w:rsidRPr="004A3BBE">
          <w:rPr>
            <w:rPrChange w:id="803" w:author="Barbara Siebra" w:date="2025-11-01T12:12:00Z" w16du:dateUtc="2025-11-01T15:12:00Z">
              <w:rPr>
                <w:b/>
                <w:bCs/>
                <w:lang w:val="en-US"/>
              </w:rPr>
            </w:rPrChange>
          </w:rPr>
          <w:br/>
          <w:t>Essa medida reforça o cumprimento dos princípios de necessidade e minimização de dados (art. 6º, III e V da LGPD).</w:t>
        </w:r>
      </w:ins>
    </w:p>
    <w:p w14:paraId="70D602A8" w14:textId="77777777" w:rsidR="00C57896" w:rsidDel="00605745" w:rsidRDefault="00C57896" w:rsidP="00605745">
      <w:pPr>
        <w:ind w:firstLine="0"/>
        <w:rPr>
          <w:del w:id="804" w:author="Barbara Siebra" w:date="2025-11-01T12:37:00Z" w16du:dateUtc="2025-11-01T15:37:00Z"/>
          <w:color w:val="EE0000"/>
        </w:rPr>
      </w:pPr>
    </w:p>
    <w:p w14:paraId="67C497EB" w14:textId="77777777" w:rsidR="00605745" w:rsidRPr="00605745" w:rsidRDefault="00605745" w:rsidP="00605745">
      <w:pPr>
        <w:pStyle w:val="Corpodetexto"/>
        <w:rPr>
          <w:ins w:id="805" w:author="Barbara Siebra" w:date="2025-11-01T12:37:00Z" w16du:dateUtc="2025-11-01T15:37:00Z"/>
        </w:rPr>
        <w:pPrChange w:id="806" w:author="Barbara Siebra" w:date="2025-11-01T12:37:00Z" w16du:dateUtc="2025-11-01T15:37:00Z">
          <w:pPr>
            <w:pStyle w:val="Ttulo2"/>
          </w:pPr>
        </w:pPrChange>
      </w:pPr>
    </w:p>
    <w:p w14:paraId="0279917C" w14:textId="00C37124" w:rsidR="00BF5327" w:rsidRPr="00605745" w:rsidDel="00605745" w:rsidRDefault="00BF5327" w:rsidP="00605745">
      <w:pPr>
        <w:ind w:firstLine="0"/>
        <w:rPr>
          <w:del w:id="807" w:author="Barbara Siebra" w:date="2025-11-01T12:37:00Z" w16du:dateUtc="2025-11-01T15:37:00Z"/>
          <w:color w:val="EE0000"/>
          <w:rPrChange w:id="808" w:author="Barbara Siebra" w:date="2025-11-01T12:37:00Z" w16du:dateUtc="2025-11-01T15:37:00Z">
            <w:rPr>
              <w:del w:id="809" w:author="Barbara Siebra" w:date="2025-11-01T12:37:00Z" w16du:dateUtc="2025-11-01T15:37:00Z"/>
            </w:rPr>
          </w:rPrChange>
        </w:rPr>
        <w:pPrChange w:id="810" w:author="Barbara Siebra" w:date="2025-11-01T12:37:00Z" w16du:dateUtc="2025-11-01T15:37:00Z">
          <w:pPr>
            <w:pStyle w:val="PargrafodaLista"/>
            <w:numPr>
              <w:numId w:val="16"/>
            </w:numPr>
            <w:ind w:left="1429" w:hanging="360"/>
          </w:pPr>
        </w:pPrChange>
      </w:pPr>
      <w:del w:id="811" w:author="Barbara Siebra" w:date="2025-11-01T12:37:00Z" w16du:dateUtc="2025-11-01T15:37:00Z">
        <w:r w:rsidRPr="00605745" w:rsidDel="00605745">
          <w:rPr>
            <w:color w:val="EE0000"/>
            <w:rPrChange w:id="812" w:author="Barbara Siebra" w:date="2025-11-01T12:37:00Z" w16du:dateUtc="2025-11-01T15:37:00Z">
              <w:rPr/>
            </w:rPrChange>
          </w:rPr>
          <w:delText>Dado 1: [Descreva o dado 1].</w:delText>
        </w:r>
      </w:del>
    </w:p>
    <w:p w14:paraId="524A2843" w14:textId="10AB457C" w:rsidR="00BF5327" w:rsidRPr="00605745" w:rsidDel="00C57896" w:rsidRDefault="00BF5327" w:rsidP="00605745">
      <w:pPr>
        <w:ind w:firstLine="0"/>
        <w:rPr>
          <w:del w:id="813" w:author="Barbara Siebra" w:date="2025-11-01T12:06:00Z" w16du:dateUtc="2025-11-01T15:06:00Z"/>
        </w:rPr>
        <w:pPrChange w:id="814" w:author="Barbara Siebra" w:date="2025-11-01T12:37:00Z" w16du:dateUtc="2025-11-01T15:37:00Z">
          <w:pPr>
            <w:pStyle w:val="PargrafodaLista"/>
            <w:ind w:left="1429" w:firstLine="0"/>
          </w:pPr>
        </w:pPrChange>
      </w:pPr>
      <w:del w:id="815" w:author="Barbara Siebra" w:date="2025-11-01T12:06:00Z" w16du:dateUtc="2025-11-01T15:06:00Z">
        <w:r w:rsidRPr="00605745" w:rsidDel="00C57896">
          <w:delText>Justificativa: Explique por que este dado foi escolhido para ser anonimizado, destacando a importância de sua proteção.</w:delText>
        </w:r>
      </w:del>
    </w:p>
    <w:p w14:paraId="03DE124C" w14:textId="78815BA2" w:rsidR="00BF5327" w:rsidRPr="00605745" w:rsidDel="00605745" w:rsidRDefault="00BF5327" w:rsidP="00605745">
      <w:pPr>
        <w:ind w:firstLine="0"/>
        <w:rPr>
          <w:del w:id="816" w:author="Barbara Siebra" w:date="2025-11-01T12:37:00Z" w16du:dateUtc="2025-11-01T15:37:00Z"/>
        </w:rPr>
        <w:pPrChange w:id="817" w:author="Barbara Siebra" w:date="2025-11-01T12:37:00Z" w16du:dateUtc="2025-11-01T15:37:00Z">
          <w:pPr>
            <w:pStyle w:val="PargrafodaLista"/>
            <w:numPr>
              <w:numId w:val="16"/>
            </w:numPr>
            <w:ind w:left="1429" w:hanging="360"/>
          </w:pPr>
        </w:pPrChange>
      </w:pPr>
      <w:del w:id="818" w:author="Barbara Siebra" w:date="2025-11-01T12:37:00Z" w16du:dateUtc="2025-11-01T15:37:00Z">
        <w:r w:rsidRPr="00605745" w:rsidDel="00605745">
          <w:delText>Dado 2: [Descreva o dado 2].</w:delText>
        </w:r>
      </w:del>
    </w:p>
    <w:p w14:paraId="4F1D3A4A" w14:textId="016CD61C" w:rsidR="00000D70" w:rsidRPr="00605745" w:rsidDel="00605745" w:rsidRDefault="00BF5327" w:rsidP="00605745">
      <w:pPr>
        <w:ind w:firstLine="0"/>
        <w:rPr>
          <w:del w:id="819" w:author="Barbara Siebra" w:date="2025-11-01T12:37:00Z" w16du:dateUtc="2025-11-01T15:37:00Z"/>
        </w:rPr>
        <w:pPrChange w:id="820" w:author="Barbara Siebra" w:date="2025-11-01T12:37:00Z" w16du:dateUtc="2025-11-01T15:37:00Z">
          <w:pPr>
            <w:pStyle w:val="PargrafodaLista"/>
            <w:ind w:left="1429" w:firstLine="0"/>
          </w:pPr>
        </w:pPrChange>
      </w:pPr>
      <w:del w:id="821" w:author="Barbara Siebra" w:date="2025-11-01T12:37:00Z" w16du:dateUtc="2025-11-01T15:37:00Z">
        <w:r w:rsidRPr="00605745" w:rsidDel="00605745">
          <w:delText>Justificativa: Explique por que este dado foi escolhido para ser anonimizado, destacando a importância de sua proteção</w:delText>
        </w:r>
      </w:del>
    </w:p>
    <w:p w14:paraId="6C557799" w14:textId="77777777" w:rsidR="004D5A0B" w:rsidRPr="00F643C9" w:rsidRDefault="004D5A0B" w:rsidP="00605745">
      <w:pPr>
        <w:ind w:firstLine="0"/>
        <w:pPrChange w:id="822" w:author="Barbara Siebra" w:date="2025-11-01T12:37:00Z" w16du:dateUtc="2025-11-01T15:37:00Z">
          <w:pPr>
            <w:pStyle w:val="PargrafodaLista"/>
          </w:pPr>
        </w:pPrChange>
      </w:pPr>
    </w:p>
    <w:p w14:paraId="75ED4F3E" w14:textId="77777777" w:rsidR="00987BE0" w:rsidRPr="00027BDF" w:rsidRDefault="00C2382B" w:rsidP="00027BDF">
      <w:pPr>
        <w:pStyle w:val="Ttulo1"/>
      </w:pPr>
      <w:bookmarkStart w:id="823" w:name="_Toc174946217"/>
      <w:r w:rsidRPr="00027BDF">
        <w:lastRenderedPageBreak/>
        <w:t>REFERÊNCIAS</w:t>
      </w:r>
      <w:bookmarkEnd w:id="823"/>
    </w:p>
    <w:p w14:paraId="6CCBFC78" w14:textId="77777777" w:rsidR="004A3BBE" w:rsidRPr="004A3BBE" w:rsidRDefault="004A3BBE" w:rsidP="004A3BBE">
      <w:pPr>
        <w:pStyle w:val="Ttulo1"/>
        <w:rPr>
          <w:ins w:id="824" w:author="Barbara Siebra" w:date="2025-11-01T12:12:00Z"/>
          <w:rFonts w:cs="Consolas"/>
          <w:b w:val="0"/>
          <w:bCs w:val="0"/>
          <w:noProof/>
          <w:sz w:val="24"/>
          <w:szCs w:val="24"/>
          <w:rPrChange w:id="825" w:author="Barbara Siebra" w:date="2025-11-01T12:12:00Z" w16du:dateUtc="2025-11-01T15:12:00Z">
            <w:rPr>
              <w:ins w:id="826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27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28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BRASIL. Lei nº 13.709, de 14 de agosto de 2018. Lei Geral de Proteção de Dados Pessoais (LGPD). Brasília, DF: Presidência da República, 2018.</w:t>
        </w:r>
      </w:ins>
    </w:p>
    <w:p w14:paraId="68A182D9" w14:textId="77777777" w:rsidR="004A3BBE" w:rsidRPr="004A3BBE" w:rsidRDefault="004A3BBE" w:rsidP="004A3BBE">
      <w:pPr>
        <w:pStyle w:val="Ttulo1"/>
        <w:rPr>
          <w:ins w:id="829" w:author="Barbara Siebra" w:date="2025-11-01T12:12:00Z"/>
          <w:rFonts w:cs="Consolas"/>
          <w:b w:val="0"/>
          <w:bCs w:val="0"/>
          <w:noProof/>
          <w:sz w:val="24"/>
          <w:szCs w:val="24"/>
          <w:rPrChange w:id="830" w:author="Barbara Siebra" w:date="2025-11-01T12:12:00Z" w16du:dateUtc="2025-11-01T15:12:00Z">
            <w:rPr>
              <w:ins w:id="831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32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33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DONEDA, Danilo. Da privacidade à proteção de dados pessoais. Rio de Janeiro: Renovar, 2006.</w:t>
        </w:r>
      </w:ins>
    </w:p>
    <w:p w14:paraId="1725B765" w14:textId="77777777" w:rsidR="004A3BBE" w:rsidRPr="004A3BBE" w:rsidRDefault="004A3BBE" w:rsidP="004A3BBE">
      <w:pPr>
        <w:pStyle w:val="Ttulo1"/>
        <w:rPr>
          <w:ins w:id="834" w:author="Barbara Siebra" w:date="2025-11-01T12:12:00Z"/>
          <w:rFonts w:cs="Consolas"/>
          <w:b w:val="0"/>
          <w:bCs w:val="0"/>
          <w:noProof/>
          <w:sz w:val="24"/>
          <w:szCs w:val="24"/>
          <w:rPrChange w:id="835" w:author="Barbara Siebra" w:date="2025-11-01T12:12:00Z" w16du:dateUtc="2025-11-01T15:12:00Z">
            <w:rPr>
              <w:ins w:id="836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37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38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MATTOS, Augusto Tavares Rosa de. LGPD: Comentários à Lei Geral de Proteção de Dados Pessoais. São Paulo: Thomson Reuters Brasil, 2020.</w:t>
        </w:r>
      </w:ins>
    </w:p>
    <w:p w14:paraId="1CF95B23" w14:textId="77777777" w:rsidR="004A3BBE" w:rsidRPr="004A3BBE" w:rsidRDefault="004A3BBE" w:rsidP="004A3BBE">
      <w:pPr>
        <w:pStyle w:val="Ttulo1"/>
        <w:rPr>
          <w:ins w:id="839" w:author="Barbara Siebra" w:date="2025-11-01T12:12:00Z"/>
          <w:rFonts w:cs="Consolas"/>
          <w:b w:val="0"/>
          <w:bCs w:val="0"/>
          <w:noProof/>
          <w:sz w:val="24"/>
          <w:szCs w:val="24"/>
          <w:rPrChange w:id="840" w:author="Barbara Siebra" w:date="2025-11-01T12:12:00Z" w16du:dateUtc="2025-11-01T15:12:00Z">
            <w:rPr>
              <w:ins w:id="841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42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43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SÊMOLA, Marcos. Gestão da segurança da informação: uma visão executiva. Rio de Janeiro: Elsevier, 2014.</w:t>
        </w:r>
      </w:ins>
    </w:p>
    <w:p w14:paraId="2529FF18" w14:textId="77777777" w:rsidR="004A3BBE" w:rsidRPr="004A3BBE" w:rsidRDefault="004A3BBE" w:rsidP="004A3BBE">
      <w:pPr>
        <w:pStyle w:val="Ttulo1"/>
        <w:rPr>
          <w:ins w:id="844" w:author="Barbara Siebra" w:date="2025-11-01T12:12:00Z"/>
          <w:rFonts w:cs="Consolas"/>
          <w:b w:val="0"/>
          <w:bCs w:val="0"/>
          <w:noProof/>
          <w:sz w:val="24"/>
          <w:szCs w:val="24"/>
          <w:rPrChange w:id="845" w:author="Barbara Siebra" w:date="2025-11-01T12:12:00Z" w16du:dateUtc="2025-11-01T15:12:00Z">
            <w:rPr>
              <w:ins w:id="846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47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48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TAVARES, Flávio. Privacidade e proteção de dados: fundamentos da Lei Geral de Proteção de Dados Pessoais (LGPD). São Paulo: Revista dos Tribunais, 2019.</w:t>
        </w:r>
      </w:ins>
    </w:p>
    <w:p w14:paraId="572C0A18" w14:textId="77777777" w:rsidR="004A3BBE" w:rsidRPr="004A3BBE" w:rsidRDefault="004A3BBE" w:rsidP="004A3BBE">
      <w:pPr>
        <w:pStyle w:val="Ttulo1"/>
        <w:rPr>
          <w:ins w:id="849" w:author="Barbara Siebra" w:date="2025-11-01T12:12:00Z"/>
          <w:rFonts w:cs="Consolas"/>
          <w:b w:val="0"/>
          <w:bCs w:val="0"/>
          <w:noProof/>
          <w:sz w:val="24"/>
          <w:szCs w:val="24"/>
          <w:rPrChange w:id="850" w:author="Barbara Siebra" w:date="2025-11-01T12:12:00Z" w16du:dateUtc="2025-11-01T15:12:00Z">
            <w:rPr>
              <w:ins w:id="851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52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53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TORRES, Ricardo C. Segurança da informação: princípios e melhores práticas para proteger dados corporativos. São Paulo: Novatec, 2021.</w:t>
        </w:r>
      </w:ins>
    </w:p>
    <w:p w14:paraId="4F8C1468" w14:textId="77777777" w:rsidR="004A3BBE" w:rsidRPr="004A3BBE" w:rsidRDefault="004A3BBE" w:rsidP="004A3BBE">
      <w:pPr>
        <w:pStyle w:val="Ttulo1"/>
        <w:rPr>
          <w:ins w:id="854" w:author="Barbara Siebra" w:date="2025-11-01T12:12:00Z"/>
          <w:rFonts w:cs="Consolas"/>
          <w:b w:val="0"/>
          <w:bCs w:val="0"/>
          <w:noProof/>
          <w:sz w:val="24"/>
          <w:szCs w:val="24"/>
          <w:lang w:val="en-US"/>
          <w:rPrChange w:id="855" w:author="Barbara Siebra" w:date="2025-11-01T12:12:00Z" w16du:dateUtc="2025-11-01T15:12:00Z">
            <w:rPr>
              <w:ins w:id="856" w:author="Barbara Siebra" w:date="2025-11-01T12:12:00Z"/>
              <w:rFonts w:cs="Consolas"/>
              <w:noProof/>
              <w:szCs w:val="24"/>
              <w:lang w:val="en-US"/>
            </w:rPr>
          </w:rPrChange>
        </w:rPr>
      </w:pPr>
      <w:ins w:id="857" w:author="Barbara Siebra" w:date="2025-11-01T12:12:00Z">
        <w:r w:rsidRPr="004A3BBE">
          <w:rPr>
            <w:rFonts w:cs="Consolas"/>
            <w:b w:val="0"/>
            <w:bCs w:val="0"/>
            <w:noProof/>
            <w:sz w:val="24"/>
            <w:szCs w:val="24"/>
            <w:rPrChange w:id="858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 xml:space="preserve">VASCONCELOS, Carlos Alberto. Comércio eletrônico: aspectos jurídicos e tecnológicos. </w:t>
        </w:r>
        <w:r w:rsidRPr="004A3BBE">
          <w:rPr>
            <w:rFonts w:cs="Consolas"/>
            <w:b w:val="0"/>
            <w:bCs w:val="0"/>
            <w:noProof/>
            <w:sz w:val="24"/>
            <w:szCs w:val="24"/>
            <w:lang w:val="en-US"/>
            <w:rPrChange w:id="859" w:author="Barbara Siebra" w:date="2025-11-01T12:12:00Z" w16du:dateUtc="2025-11-01T15:12:00Z">
              <w:rPr>
                <w:rFonts w:cs="Consolas"/>
                <w:noProof/>
                <w:szCs w:val="24"/>
                <w:lang w:val="en-US"/>
              </w:rPr>
            </w:rPrChange>
          </w:rPr>
          <w:t>São Paulo: Atlas, 2019.</w:t>
        </w:r>
      </w:ins>
    </w:p>
    <w:p w14:paraId="2C05E9A6" w14:textId="4B28B319" w:rsidR="0076599A" w:rsidRPr="00826699" w:rsidDel="004A3BBE" w:rsidRDefault="0076599A" w:rsidP="0076599A">
      <w:pPr>
        <w:pStyle w:val="Bibliografia"/>
        <w:rPr>
          <w:del w:id="860" w:author="Barbara Siebra" w:date="2025-11-01T12:12:00Z" w16du:dateUtc="2025-11-01T15:12:00Z"/>
          <w:lang w:val="pt-BR"/>
        </w:rPr>
      </w:pPr>
      <w:del w:id="861" w:author="Barbara Siebra" w:date="2025-11-01T12:12:00Z" w16du:dateUtc="2025-11-01T15:12:00Z">
        <w:r w:rsidRPr="00826699" w:rsidDel="004A3BBE">
          <w:rPr>
            <w:lang w:val="pt-BR"/>
          </w:rPr>
          <w:delText>SOBRENOME, Nome do autor</w:delText>
        </w:r>
        <w:r w:rsidR="00403F4A" w:rsidDel="004A3BBE">
          <w:rPr>
            <w:lang w:val="pt-BR"/>
          </w:rPr>
          <w:delText xml:space="preserve"> abreviado</w:delText>
        </w:r>
        <w:r w:rsidRPr="00826699" w:rsidDel="004A3BBE">
          <w:rPr>
            <w:lang w:val="pt-BR"/>
          </w:rPr>
          <w:delText xml:space="preserve">. </w:delText>
        </w:r>
        <w:r w:rsidRPr="00826699" w:rsidDel="004A3BBE">
          <w:rPr>
            <w:b/>
            <w:lang w:val="pt-BR"/>
          </w:rPr>
          <w:delText>Título do livro.</w:delText>
        </w:r>
        <w:r w:rsidRPr="00826699" w:rsidDel="004A3BBE">
          <w:rPr>
            <w:lang w:val="pt-BR"/>
          </w:rPr>
          <w:delText xml:space="preserve"> Local da edição: Editora, ano.</w:delText>
        </w:r>
      </w:del>
    </w:p>
    <w:p w14:paraId="4E23E97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EFCB9F2" w14:textId="715D26B5" w:rsidR="00A36C8B" w:rsidRPr="00B118A1" w:rsidDel="00605745" w:rsidRDefault="00A36C8B" w:rsidP="00027BDF">
      <w:pPr>
        <w:pStyle w:val="Ttulo1"/>
        <w:rPr>
          <w:del w:id="862" w:author="Barbara Siebra" w:date="2025-11-01T12:30:00Z" w16du:dateUtc="2025-11-01T15:30:00Z"/>
        </w:rPr>
      </w:pPr>
      <w:bookmarkStart w:id="863" w:name="_Toc174946218"/>
      <w:del w:id="864" w:author="Barbara Siebra" w:date="2025-11-01T12:30:00Z" w16du:dateUtc="2025-11-01T15:30:00Z">
        <w:r w:rsidRPr="00B118A1" w:rsidDel="00605745">
          <w:delText>GLOSSÁRIO</w:delText>
        </w:r>
        <w:bookmarkEnd w:id="863"/>
      </w:del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:rsidDel="00605745" w14:paraId="7FDCFA7F" w14:textId="476F29BD" w:rsidTr="00B118A1">
        <w:trPr>
          <w:del w:id="865" w:author="Barbara Siebra" w:date="2025-11-01T12:30:00Z" w16du:dateUtc="2025-11-01T15:30:00Z"/>
        </w:trPr>
        <w:tc>
          <w:tcPr>
            <w:tcW w:w="2195" w:type="pct"/>
            <w:vAlign w:val="center"/>
          </w:tcPr>
          <w:p w14:paraId="707679B7" w14:textId="0F4A7946" w:rsidR="00A36C8B" w:rsidDel="00605745" w:rsidRDefault="00A36C8B" w:rsidP="00B118A1">
            <w:pPr>
              <w:spacing w:before="120"/>
              <w:ind w:firstLine="0"/>
              <w:jc w:val="left"/>
              <w:rPr>
                <w:del w:id="866" w:author="Barbara Siebra" w:date="2025-11-01T12:30:00Z" w16du:dateUtc="2025-11-01T15:30:00Z"/>
                <w:b/>
              </w:rPr>
            </w:pPr>
            <w:del w:id="867" w:author="Barbara Siebra" w:date="2025-11-01T12:30:00Z" w16du:dateUtc="2025-11-01T15:30:00Z">
              <w:r w:rsidRPr="00AB2BE5" w:rsidDel="00605745">
                <w:rPr>
                  <w:b/>
                </w:rPr>
                <w:delText>Termo</w:delText>
              </w:r>
            </w:del>
          </w:p>
        </w:tc>
        <w:tc>
          <w:tcPr>
            <w:tcW w:w="2805" w:type="pct"/>
            <w:vAlign w:val="center"/>
          </w:tcPr>
          <w:p w14:paraId="0C28449D" w14:textId="400CD5B4" w:rsidR="00A36C8B" w:rsidDel="00605745" w:rsidRDefault="00ED1183" w:rsidP="00ED1183">
            <w:pPr>
              <w:spacing w:before="120"/>
              <w:ind w:firstLine="0"/>
              <w:jc w:val="left"/>
              <w:rPr>
                <w:del w:id="868" w:author="Barbara Siebra" w:date="2025-11-01T12:30:00Z" w16du:dateUtc="2025-11-01T15:30:00Z"/>
                <w:b/>
              </w:rPr>
            </w:pPr>
            <w:del w:id="869" w:author="Barbara Siebra" w:date="2025-11-01T12:30:00Z" w16du:dateUtc="2025-11-01T15:30:00Z">
              <w:r w:rsidDel="00605745">
                <w:delText>E</w:delText>
              </w:r>
              <w:r w:rsidR="00A36C8B" w:rsidDel="00605745">
                <w:delText>xplicação.</w:delText>
              </w:r>
            </w:del>
          </w:p>
        </w:tc>
      </w:tr>
      <w:tr w:rsidR="00A36C8B" w:rsidDel="00605745" w14:paraId="39851C58" w14:textId="0B1B1A04" w:rsidTr="00B118A1">
        <w:trPr>
          <w:trHeight w:val="399"/>
          <w:del w:id="870" w:author="Barbara Siebra" w:date="2025-11-01T12:30:00Z" w16du:dateUtc="2025-11-01T15:30:00Z"/>
        </w:trPr>
        <w:tc>
          <w:tcPr>
            <w:tcW w:w="2195" w:type="pct"/>
            <w:vAlign w:val="center"/>
          </w:tcPr>
          <w:p w14:paraId="5B82D491" w14:textId="1F0C7C5E" w:rsidR="00A36C8B" w:rsidRPr="005D7910" w:rsidDel="00605745" w:rsidRDefault="00A36C8B" w:rsidP="00B118A1">
            <w:pPr>
              <w:spacing w:before="120"/>
              <w:ind w:firstLine="0"/>
              <w:jc w:val="left"/>
              <w:rPr>
                <w:del w:id="871" w:author="Barbara Siebra" w:date="2025-11-01T12:30:00Z" w16du:dateUtc="2025-11-01T15:30:00Z"/>
              </w:rPr>
            </w:pPr>
            <w:del w:id="872" w:author="Barbara Siebra" w:date="2025-11-01T12:30:00Z" w16du:dateUtc="2025-11-01T15:30:00Z">
              <w:r w:rsidDel="00605745">
                <w:rPr>
                  <w:b/>
                </w:rPr>
                <w:delText>Termo</w:delText>
              </w:r>
              <w:r w:rsidDel="00605745">
                <w:delText xml:space="preserve"> </w:delText>
              </w:r>
            </w:del>
          </w:p>
        </w:tc>
        <w:tc>
          <w:tcPr>
            <w:tcW w:w="2805" w:type="pct"/>
            <w:vAlign w:val="center"/>
          </w:tcPr>
          <w:p w14:paraId="4521B763" w14:textId="576CFC62" w:rsidR="00A36C8B" w:rsidDel="00605745" w:rsidRDefault="00ED1183" w:rsidP="00B118A1">
            <w:pPr>
              <w:spacing w:before="120"/>
              <w:ind w:firstLine="0"/>
              <w:jc w:val="left"/>
              <w:rPr>
                <w:del w:id="873" w:author="Barbara Siebra" w:date="2025-11-01T12:30:00Z" w16du:dateUtc="2025-11-01T15:30:00Z"/>
                <w:b/>
              </w:rPr>
            </w:pPr>
            <w:del w:id="874" w:author="Barbara Siebra" w:date="2025-11-01T12:30:00Z" w16du:dateUtc="2025-11-01T15:30:00Z">
              <w:r w:rsidDel="00605745">
                <w:delText>E</w:delText>
              </w:r>
              <w:r w:rsidR="00A36C8B" w:rsidDel="00605745">
                <w:delText>xplicação.</w:delText>
              </w:r>
            </w:del>
          </w:p>
        </w:tc>
      </w:tr>
    </w:tbl>
    <w:p w14:paraId="429D2B78" w14:textId="77777777" w:rsidR="00A36C8B" w:rsidRDefault="00A36C8B" w:rsidP="00A36C8B">
      <w:pPr>
        <w:spacing w:after="160" w:line="259" w:lineRule="auto"/>
        <w:ind w:firstLine="0"/>
        <w:jc w:val="left"/>
        <w:rPr>
          <w:rFonts w:cs="Calibri"/>
          <w:lang w:eastAsia="ar-SA"/>
        </w:rPr>
      </w:pPr>
    </w:p>
    <w:p w14:paraId="229969B8" w14:textId="77777777" w:rsidR="00987BE0" w:rsidRDefault="00987BE0" w:rsidP="00987BE0"/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94E1" w14:textId="77777777" w:rsidR="00E16628" w:rsidRDefault="00E16628" w:rsidP="00987BE0">
      <w:pPr>
        <w:spacing w:after="0" w:line="240" w:lineRule="auto"/>
      </w:pPr>
      <w:r>
        <w:separator/>
      </w:r>
    </w:p>
  </w:endnote>
  <w:endnote w:type="continuationSeparator" w:id="0">
    <w:p w14:paraId="1796BD57" w14:textId="77777777" w:rsidR="00E16628" w:rsidRDefault="00E16628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6F75" w14:textId="77777777" w:rsidR="00E16628" w:rsidRDefault="00E16628" w:rsidP="00987BE0">
      <w:pPr>
        <w:spacing w:after="0" w:line="240" w:lineRule="auto"/>
      </w:pPr>
      <w:r>
        <w:separator/>
      </w:r>
    </w:p>
  </w:footnote>
  <w:footnote w:type="continuationSeparator" w:id="0">
    <w:p w14:paraId="693D8DC3" w14:textId="77777777" w:rsidR="00E16628" w:rsidRDefault="00E16628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97" w14:textId="36EA0A2A" w:rsidR="00ED1183" w:rsidRDefault="00BC3392" w:rsidP="00D563AE">
    <w:pPr>
      <w:pStyle w:val="Cabealho"/>
      <w:tabs>
        <w:tab w:val="clear" w:pos="8504"/>
        <w:tab w:val="right" w:pos="9072"/>
      </w:tabs>
      <w:ind w:firstLine="0"/>
    </w:pPr>
    <w:r w:rsidRPr="00BC3392">
      <w:t xml:space="preserve">TEMPLATE </w:t>
    </w:r>
    <w:r w:rsidR="007F26AA">
      <w:t>–</w:t>
    </w:r>
    <w:r w:rsidRPr="00BC3392">
      <w:t xml:space="preserve"> </w:t>
    </w:r>
    <w:r w:rsidR="007F26AA">
      <w:t>AMPLIANDO A CONSISTÊNCIA DO NEGÓCIO</w:t>
    </w:r>
    <w:r w:rsidR="00ED1183">
      <w:tab/>
    </w:r>
    <w:proofErr w:type="gramStart"/>
    <w:r w:rsidR="00ED1183">
      <w:tab/>
    </w:r>
    <w:r w:rsidR="00D563AE">
      <w:t xml:space="preserve">  </w:t>
    </w:r>
    <w:r w:rsidR="00ED1183">
      <w:t>Versão</w:t>
    </w:r>
    <w:proofErr w:type="gramEnd"/>
    <w:r w:rsidR="00ED1183">
      <w:t xml:space="preserve"> </w:t>
    </w:r>
    <w:fldSimple w:instr="REVNUM   \* MERGEFORMAT">
      <w:r w:rsidR="006C4A36">
        <w:rPr>
          <w:noProof/>
        </w:rPr>
        <w:t>1</w:t>
      </w:r>
    </w:fldSimple>
    <w:r w:rsidR="00ED1183">
      <w:t xml:space="preserve"> – Página </w:t>
    </w:r>
    <w:r w:rsidR="00ED1183">
      <w:fldChar w:fldCharType="begin"/>
    </w:r>
    <w:r w:rsidR="00ED1183">
      <w:instrText xml:space="preserve"> PAGE   \* MERGEFORMAT </w:instrText>
    </w:r>
    <w:r w:rsidR="00ED1183">
      <w:fldChar w:fldCharType="separate"/>
    </w:r>
    <w:r w:rsidR="00A14423">
      <w:rPr>
        <w:noProof/>
      </w:rPr>
      <w:t>13</w:t>
    </w:r>
    <w:r w:rsidR="00ED1183">
      <w:fldChar w:fldCharType="end"/>
    </w:r>
    <w:r w:rsidR="00ED1183">
      <w:t xml:space="preserve"> de </w:t>
    </w:r>
    <w:fldSimple w:instr="NUMPAGES   \* MERGEFORMAT">
      <w:r w:rsidR="00A14423">
        <w:rPr>
          <w:noProof/>
        </w:rPr>
        <w:t>20</w:t>
      </w:r>
    </w:fldSimple>
    <w:r w:rsidR="00ED1183">
      <w:t xml:space="preserve"> </w:t>
    </w:r>
  </w:p>
  <w:p w14:paraId="1DDB0F20" w14:textId="77777777" w:rsidR="00ED1183" w:rsidRDefault="00ED11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9D"/>
    <w:multiLevelType w:val="hybridMultilevel"/>
    <w:tmpl w:val="0682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011D"/>
    <w:multiLevelType w:val="multilevel"/>
    <w:tmpl w:val="CC9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37B5864"/>
    <w:multiLevelType w:val="hybridMultilevel"/>
    <w:tmpl w:val="1DA216D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6" w15:restartNumberingAfterBreak="0">
    <w:nsid w:val="4A0F6205"/>
    <w:multiLevelType w:val="multilevel"/>
    <w:tmpl w:val="2EF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00FF7"/>
    <w:multiLevelType w:val="multilevel"/>
    <w:tmpl w:val="62C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61F71"/>
    <w:multiLevelType w:val="multilevel"/>
    <w:tmpl w:val="ED6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328DD"/>
    <w:multiLevelType w:val="multilevel"/>
    <w:tmpl w:val="AB88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E4B66"/>
    <w:multiLevelType w:val="hybridMultilevel"/>
    <w:tmpl w:val="A88A6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87D6A"/>
    <w:multiLevelType w:val="hybridMultilevel"/>
    <w:tmpl w:val="93384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55531"/>
    <w:multiLevelType w:val="hybridMultilevel"/>
    <w:tmpl w:val="F6F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935793095">
    <w:abstractNumId w:val="2"/>
  </w:num>
  <w:num w:numId="2" w16cid:durableId="38357975">
    <w:abstractNumId w:val="3"/>
  </w:num>
  <w:num w:numId="3" w16cid:durableId="360476671">
    <w:abstractNumId w:val="13"/>
  </w:num>
  <w:num w:numId="4" w16cid:durableId="6456259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423589">
    <w:abstractNumId w:val="3"/>
  </w:num>
  <w:num w:numId="6" w16cid:durableId="608701464">
    <w:abstractNumId w:val="3"/>
  </w:num>
  <w:num w:numId="7" w16cid:durableId="324630919">
    <w:abstractNumId w:val="3"/>
  </w:num>
  <w:num w:numId="8" w16cid:durableId="1361465907">
    <w:abstractNumId w:val="3"/>
  </w:num>
  <w:num w:numId="9" w16cid:durableId="1424719527">
    <w:abstractNumId w:val="3"/>
  </w:num>
  <w:num w:numId="10" w16cid:durableId="934675307">
    <w:abstractNumId w:val="2"/>
  </w:num>
  <w:num w:numId="11" w16cid:durableId="2070836629">
    <w:abstractNumId w:val="5"/>
  </w:num>
  <w:num w:numId="12" w16cid:durableId="1695299884">
    <w:abstractNumId w:val="0"/>
  </w:num>
  <w:num w:numId="13" w16cid:durableId="863786518">
    <w:abstractNumId w:val="12"/>
  </w:num>
  <w:num w:numId="14" w16cid:durableId="1112944768">
    <w:abstractNumId w:val="11"/>
  </w:num>
  <w:num w:numId="15" w16cid:durableId="1242834811">
    <w:abstractNumId w:val="10"/>
  </w:num>
  <w:num w:numId="16" w16cid:durableId="57752510">
    <w:abstractNumId w:val="4"/>
  </w:num>
  <w:num w:numId="17" w16cid:durableId="1011839108">
    <w:abstractNumId w:val="1"/>
  </w:num>
  <w:num w:numId="18" w16cid:durableId="1819686403">
    <w:abstractNumId w:val="9"/>
  </w:num>
  <w:num w:numId="19" w16cid:durableId="355080321">
    <w:abstractNumId w:val="7"/>
  </w:num>
  <w:num w:numId="20" w16cid:durableId="541213732">
    <w:abstractNumId w:val="8"/>
  </w:num>
  <w:num w:numId="21" w16cid:durableId="38445132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rbara Siebra">
    <w15:presenceInfo w15:providerId="AD" w15:userId="S::barbara.siebra@fghsaude.org.br::207bb14f-4fd8-48aa-bf01-f58875bedf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D70"/>
    <w:rsid w:val="00027BDF"/>
    <w:rsid w:val="00040B44"/>
    <w:rsid w:val="00072A6C"/>
    <w:rsid w:val="000B5CD3"/>
    <w:rsid w:val="000D2801"/>
    <w:rsid w:val="000F0E4E"/>
    <w:rsid w:val="00147E53"/>
    <w:rsid w:val="001509ED"/>
    <w:rsid w:val="00174F7F"/>
    <w:rsid w:val="001A69AD"/>
    <w:rsid w:val="001A7EF9"/>
    <w:rsid w:val="001C1934"/>
    <w:rsid w:val="001C5EE2"/>
    <w:rsid w:val="00274FE3"/>
    <w:rsid w:val="00276B2B"/>
    <w:rsid w:val="00282A81"/>
    <w:rsid w:val="002A3C38"/>
    <w:rsid w:val="002E2864"/>
    <w:rsid w:val="002E35AE"/>
    <w:rsid w:val="00316877"/>
    <w:rsid w:val="00316B13"/>
    <w:rsid w:val="00340843"/>
    <w:rsid w:val="00347CAE"/>
    <w:rsid w:val="00390223"/>
    <w:rsid w:val="00396E75"/>
    <w:rsid w:val="003A1906"/>
    <w:rsid w:val="003B1892"/>
    <w:rsid w:val="003C1326"/>
    <w:rsid w:val="003C1B66"/>
    <w:rsid w:val="003D2427"/>
    <w:rsid w:val="003F24B1"/>
    <w:rsid w:val="00403F4A"/>
    <w:rsid w:val="0043032B"/>
    <w:rsid w:val="004341A6"/>
    <w:rsid w:val="004A3BBE"/>
    <w:rsid w:val="004C39C2"/>
    <w:rsid w:val="004D5A0B"/>
    <w:rsid w:val="004F6275"/>
    <w:rsid w:val="00500EDB"/>
    <w:rsid w:val="00541D54"/>
    <w:rsid w:val="005522A5"/>
    <w:rsid w:val="00556B5B"/>
    <w:rsid w:val="0056481D"/>
    <w:rsid w:val="00584C13"/>
    <w:rsid w:val="00591097"/>
    <w:rsid w:val="005A7760"/>
    <w:rsid w:val="005A79AF"/>
    <w:rsid w:val="005C66E0"/>
    <w:rsid w:val="005D7910"/>
    <w:rsid w:val="005F2915"/>
    <w:rsid w:val="00605745"/>
    <w:rsid w:val="0064602B"/>
    <w:rsid w:val="00646AB1"/>
    <w:rsid w:val="00670DC9"/>
    <w:rsid w:val="00673721"/>
    <w:rsid w:val="006C4A36"/>
    <w:rsid w:val="00732060"/>
    <w:rsid w:val="007540CC"/>
    <w:rsid w:val="0076599A"/>
    <w:rsid w:val="00781256"/>
    <w:rsid w:val="007C1B2F"/>
    <w:rsid w:val="007E2C7B"/>
    <w:rsid w:val="007F26AA"/>
    <w:rsid w:val="007F7648"/>
    <w:rsid w:val="008236DB"/>
    <w:rsid w:val="00826699"/>
    <w:rsid w:val="00833DE7"/>
    <w:rsid w:val="008616DC"/>
    <w:rsid w:val="00882BE7"/>
    <w:rsid w:val="008A4A70"/>
    <w:rsid w:val="008B0E4F"/>
    <w:rsid w:val="008B5623"/>
    <w:rsid w:val="008C19F2"/>
    <w:rsid w:val="008D10FB"/>
    <w:rsid w:val="0091487C"/>
    <w:rsid w:val="0093596E"/>
    <w:rsid w:val="009541E8"/>
    <w:rsid w:val="00987BE0"/>
    <w:rsid w:val="00A14423"/>
    <w:rsid w:val="00A36C8B"/>
    <w:rsid w:val="00A466EE"/>
    <w:rsid w:val="00A53080"/>
    <w:rsid w:val="00A64FC6"/>
    <w:rsid w:val="00A76076"/>
    <w:rsid w:val="00AB2BE5"/>
    <w:rsid w:val="00AD1F45"/>
    <w:rsid w:val="00AD6955"/>
    <w:rsid w:val="00B010AF"/>
    <w:rsid w:val="00B118A1"/>
    <w:rsid w:val="00BC3392"/>
    <w:rsid w:val="00BF5327"/>
    <w:rsid w:val="00C036D1"/>
    <w:rsid w:val="00C235D2"/>
    <w:rsid w:val="00C2382B"/>
    <w:rsid w:val="00C45868"/>
    <w:rsid w:val="00C57896"/>
    <w:rsid w:val="00C73210"/>
    <w:rsid w:val="00CB526C"/>
    <w:rsid w:val="00CC7283"/>
    <w:rsid w:val="00D563AE"/>
    <w:rsid w:val="00D65321"/>
    <w:rsid w:val="00D70546"/>
    <w:rsid w:val="00DB65E4"/>
    <w:rsid w:val="00E16628"/>
    <w:rsid w:val="00E36822"/>
    <w:rsid w:val="00E45206"/>
    <w:rsid w:val="00E73FB4"/>
    <w:rsid w:val="00EA1FE1"/>
    <w:rsid w:val="00ED1183"/>
    <w:rsid w:val="00ED6A41"/>
    <w:rsid w:val="00EE13BB"/>
    <w:rsid w:val="00EE570E"/>
    <w:rsid w:val="00F17A45"/>
    <w:rsid w:val="00F643C9"/>
    <w:rsid w:val="00F878D3"/>
    <w:rsid w:val="00F977BB"/>
    <w:rsid w:val="00FA626F"/>
    <w:rsid w:val="00FB75C9"/>
    <w:rsid w:val="00FB79E3"/>
    <w:rsid w:val="00FE5D67"/>
    <w:rsid w:val="00FF0BE1"/>
    <w:rsid w:val="0C8EBC3A"/>
    <w:rsid w:val="15E26A06"/>
    <w:rsid w:val="17766AEA"/>
    <w:rsid w:val="1A9EC782"/>
    <w:rsid w:val="1D80DE4E"/>
    <w:rsid w:val="2B3C2B1B"/>
    <w:rsid w:val="2DD8D918"/>
    <w:rsid w:val="320A890C"/>
    <w:rsid w:val="4E1E5963"/>
    <w:rsid w:val="5830D158"/>
    <w:rsid w:val="6091B158"/>
    <w:rsid w:val="67237FD3"/>
    <w:rsid w:val="6943DB6A"/>
    <w:rsid w:val="76D69C2C"/>
    <w:rsid w:val="776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027BDF"/>
    <w:pPr>
      <w:keepNext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027BDF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4A3BBE"/>
    <w:pPr>
      <w:ind w:left="708" w:firstLine="0"/>
      <w:pPrChange w:id="0" w:author="Barbara Siebra" w:date="2025-11-01T12:14:00Z">
        <w:pPr>
          <w:spacing w:after="120" w:line="360" w:lineRule="auto"/>
          <w:ind w:firstLine="709"/>
          <w:jc w:val="both"/>
        </w:pPr>
      </w:pPrChange>
    </w:pPr>
    <w:rPr>
      <w:rPrChange w:id="0" w:author="Barbara Siebra" w:date="2025-11-01T12:14:00Z">
        <w:rPr>
          <w:rFonts w:ascii="Arial" w:eastAsia="Calibri" w:hAnsi="Arial"/>
          <w:sz w:val="24"/>
          <w:szCs w:val="22"/>
          <w:lang w:val="pt-BR" w:eastAsia="en-US" w:bidi="ar-SA"/>
        </w:rPr>
      </w:rPrChange>
    </w:r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paragraph" w:styleId="NormalWeb">
    <w:name w:val="Normal (Web)"/>
    <w:basedOn w:val="Normal"/>
    <w:uiPriority w:val="99"/>
    <w:unhideWhenUsed/>
    <w:rsid w:val="00A5308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E13BB"/>
  </w:style>
  <w:style w:type="paragraph" w:styleId="Reviso">
    <w:name w:val="Revision"/>
    <w:hidden/>
    <w:uiPriority w:val="99"/>
    <w:semiHidden/>
    <w:rsid w:val="00C57896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947af2-26f0-411d-a536-f4cbb904cdf6" xsi:nil="true"/>
    <lcf76f155ced4ddcb4097134ff3c332f xmlns="5b046cae-d1d8-432d-b4bb-58d09b59056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3F43C90795D34597BB9869193EBE29" ma:contentTypeVersion="14" ma:contentTypeDescription="Crie um novo documento." ma:contentTypeScope="" ma:versionID="a23342caa5d1e5d86dbf8b49a9696f46">
  <xsd:schema xmlns:xsd="http://www.w3.org/2001/XMLSchema" xmlns:xs="http://www.w3.org/2001/XMLSchema" xmlns:p="http://schemas.microsoft.com/office/2006/metadata/properties" xmlns:ns2="5b046cae-d1d8-432d-b4bb-58d09b590569" xmlns:ns3="eb947af2-26f0-411d-a536-f4cbb904cdf6" targetNamespace="http://schemas.microsoft.com/office/2006/metadata/properties" ma:root="true" ma:fieldsID="f39abda0f092036d3e613d2b70652a31" ns2:_="" ns3:_="">
    <xsd:import namespace="5b046cae-d1d8-432d-b4bb-58d09b590569"/>
    <xsd:import namespace="eb947af2-26f0-411d-a536-f4cbb904c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6cae-d1d8-432d-b4bb-58d09b590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47af2-26f0-411d-a536-f4cbb904cd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3bee62-8620-4ab6-95a3-31e8dce403ba}" ma:internalName="TaxCatchAll" ma:showField="CatchAllData" ma:web="eb947af2-26f0-411d-a536-f4cbb904c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eb947af2-26f0-411d-a536-f4cbb904cdf6"/>
    <ds:schemaRef ds:uri="5b046cae-d1d8-432d-b4bb-58d09b590569"/>
  </ds:schemaRefs>
</ds:datastoreItem>
</file>

<file path=customXml/itemProps3.xml><?xml version="1.0" encoding="utf-8"?>
<ds:datastoreItem xmlns:ds="http://schemas.openxmlformats.org/officeDocument/2006/customXml" ds:itemID="{3C4EDD43-B908-4BE4-A6FC-B18BBE572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46cae-d1d8-432d-b4bb-58d09b590569"/>
    <ds:schemaRef ds:uri="eb947af2-26f0-411d-a536-f4cbb904c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</Template>
  <TotalTime>2</TotalTime>
  <Pages>11</Pages>
  <Words>2771</Words>
  <Characters>15796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Barbara Siebra</cp:lastModifiedBy>
  <cp:revision>2</cp:revision>
  <dcterms:created xsi:type="dcterms:W3CDTF">2025-11-01T15:39:00Z</dcterms:created>
  <dcterms:modified xsi:type="dcterms:W3CDTF">2025-11-01T15:39:00Z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0x010100073F43C90795D34597BB9869193EBE29</vt:lpwstr>
  </property>
  <property fmtid="{D5CDD505-2E9C-101B-9397-08002B2CF9AE}" pid="3" name="MediaServiceImageTags">
    <vt:lpwstr/>
  </property>
</Properties>
</file>